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media/image1.png" ContentType="image/png"/>
  <Override PartName="/word/header3.xml" ContentType="application/vnd.openxmlformats-officedocument.wordprocessingml.header+xml"/>
  <Override PartName="/word/footer1.xml" ContentType="application/vnd.openxmlformats-officedocument.wordprocessingml.footer+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comments.xml" ContentType="application/vnd.openxmlformats-officedocument.wordprocessingml.comment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720"/>
        <w:rPr/>
      </w:pPr>
      <w:r>
        <w:rPr/>
      </w:r>
    </w:p>
    <w:p>
      <w:pPr>
        <w:pStyle w:val="Normal"/>
        <w:spacing w:before="0" w:after="60"/>
        <w:jc w:val="center"/>
        <w:rPr>
          <w:rFonts w:eastAsia="Arial" w:cs="Arial"/>
          <w:b/>
          <w:bCs/>
          <w:caps/>
          <w:color w:val="2563EB"/>
          <w:sz w:val="48"/>
          <w:szCs w:val="48"/>
        </w:rPr>
      </w:pPr>
      <w:r>
        <w:rPr>
          <w:rFonts w:eastAsia="Arial" w:cs="Arial"/>
          <w:b/>
          <w:bCs/>
          <w:caps/>
          <w:color w:val="2563EB"/>
          <w:sz w:val="48"/>
          <w:szCs w:val="48"/>
        </w:rPr>
        <w:t>SOFTWARE-AS-A-SERVICE</w:t>
      </w:r>
    </w:p>
    <w:p>
      <w:pPr>
        <w:pStyle w:val="Normal"/>
        <w:spacing w:before="0" w:after="240"/>
        <w:jc w:val="center"/>
        <w:rPr>
          <w:rFonts w:eastAsia="Arial" w:cs="Arial"/>
          <w:b/>
          <w:bCs/>
          <w:caps/>
          <w:color w:val="1A2E44"/>
          <w:sz w:val="48"/>
          <w:szCs w:val="48"/>
        </w:rPr>
      </w:pPr>
      <w:r>
        <w:rPr>
          <w:rFonts w:eastAsia="Arial" w:cs="Arial"/>
          <w:b/>
          <w:bCs/>
          <w:caps/>
          <w:color w:val="1A2E44"/>
          <w:sz w:val="48"/>
          <w:szCs w:val="48"/>
        </w:rPr>
        <w:t>LICENSE AGREEMENT</w:t>
      </w:r>
    </w:p>
    <w:p>
      <w:pPr>
        <w:pStyle w:val="Normal"/>
        <w:pBdr>
          <w:bottom w:val="single" w:sz="6" w:space="1" w:color="2563EB"/>
        </w:pBdr>
        <w:spacing w:before="0" w:after="120"/>
        <w:rPr/>
      </w:pPr>
      <w:r>
        <w:rPr/>
      </w:r>
    </w:p>
    <w:p>
      <w:pPr>
        <w:pStyle w:val="Normal"/>
        <w:spacing w:before="0" w:after="120"/>
        <w:rPr/>
      </w:pPr>
      <w:r>
        <w:rPr/>
      </w:r>
    </w:p>
    <w:p>
      <w:pPr>
        <w:pStyle w:val="Normal"/>
        <w:spacing w:before="0" w:after="60"/>
        <w:jc w:val="center"/>
        <w:rPr>
          <w:rFonts w:eastAsia="Arial" w:cs="Arial"/>
          <w:b/>
          <w:bCs/>
          <w:i/>
          <w:i/>
          <w:iCs/>
          <w:color w:val="1A2E44"/>
          <w:sz w:val="30"/>
          <w:szCs w:val="30"/>
        </w:rPr>
      </w:pPr>
      <w:r>
        <w:rPr>
          <w:rFonts w:eastAsia="Arial" w:cs="Arial"/>
          <w:b/>
          <w:bCs/>
          <w:i/>
          <w:iCs/>
          <w:color w:val="1A2E44"/>
          <w:sz w:val="30"/>
          <w:szCs w:val="30"/>
        </w:rPr>
        <w:t>NETCOMPLEX PLATFORM</w:t>
      </w:r>
    </w:p>
    <w:p>
      <w:pPr>
        <w:pStyle w:val="Normal"/>
        <w:spacing w:before="0" w:after="360"/>
        <w:rPr/>
      </w:pPr>
      <w:r>
        <w:rPr/>
      </w:r>
    </w:p>
    <w:tbl>
      <w:tblPr>
        <w:tblW w:w="9720" w:type="dxa"/>
        <w:jc w:val="left"/>
        <w:tblInd w:w="-245" w:type="dxa"/>
        <w:tblLayout w:type="fixed"/>
        <w:tblCellMar>
          <w:top w:w="200" w:type="dxa"/>
          <w:left w:w="240" w:type="dxa"/>
          <w:bottom w:w="200" w:type="dxa"/>
          <w:right w:w="200" w:type="dxa"/>
        </w:tblCellMar>
      </w:tblPr>
      <w:tblGrid>
        <w:gridCol w:w="4860"/>
        <w:gridCol w:w="4859"/>
      </w:tblGrid>
      <w:tr>
        <w:trPr/>
        <w:tc>
          <w:tcPr>
            <w:tcW w:w="4860" w:type="dxa"/>
            <w:tcBorders>
              <w:top w:val="single" w:sz="8" w:space="0" w:color="2563EB"/>
              <w:left w:val="single" w:sz="4" w:space="0" w:color="BFDBFE"/>
              <w:bottom w:val="single" w:sz="4" w:space="0" w:color="BFDBFE"/>
            </w:tcBorders>
            <w:shd w:fill="EFF6FF" w:val="clear"/>
          </w:tcPr>
          <w:p>
            <w:pPr>
              <w:pStyle w:val="Normal"/>
              <w:rPr>
                <w:rFonts w:eastAsia="Arial" w:cs="Arial"/>
                <w:b/>
                <w:bCs/>
                <w:caps/>
                <w:color w:val="2563EB"/>
                <w:sz w:val="16"/>
                <w:szCs w:val="16"/>
              </w:rPr>
            </w:pPr>
            <w:r>
              <w:rPr>
                <w:rFonts w:eastAsia="Arial" w:cs="Arial"/>
                <w:b/>
                <w:bCs/>
                <w:caps/>
                <w:color w:val="2563EB"/>
                <w:sz w:val="16"/>
                <w:szCs w:val="16"/>
              </w:rPr>
              <w:t>SERVICE PROVIDER</w:t>
            </w:r>
          </w:p>
          <w:p>
            <w:pPr>
              <w:pStyle w:val="Normal"/>
              <w:spacing w:before="0" w:after="60"/>
              <w:rPr/>
            </w:pPr>
            <w:r>
              <w:rPr/>
            </w:r>
          </w:p>
          <w:p>
            <w:pPr>
              <w:pStyle w:val="Normal"/>
              <w:rPr>
                <w:rFonts w:eastAsia="Arial" w:cs="Arial"/>
                <w:b/>
                <w:bCs/>
                <w:color w:val="1A2E44"/>
                <w:sz w:val="22"/>
                <w:szCs w:val="22"/>
              </w:rPr>
            </w:pPr>
            <w:r>
              <w:rPr>
                <w:rFonts w:eastAsia="Arial" w:cs="Arial"/>
                <w:b/>
                <w:bCs/>
                <w:color w:val="1A2E44"/>
                <w:sz w:val="22"/>
                <w:szCs w:val="22"/>
              </w:rPr>
              <w:t>Netbones Solutions Pty Ltd</w:t>
            </w:r>
          </w:p>
          <w:p>
            <w:pPr>
              <w:pStyle w:val="Normal"/>
              <w:rPr>
                <w:rFonts w:eastAsia="Arial" w:cs="Arial"/>
                <w:color w:val="3B5E8C"/>
                <w:sz w:val="18"/>
                <w:szCs w:val="18"/>
              </w:rPr>
            </w:pPr>
            <w:r>
              <w:rPr>
                <w:rFonts w:eastAsia="Arial" w:cs="Arial"/>
                <w:color w:val="3B5E8C"/>
                <w:sz w:val="18"/>
                <w:szCs w:val="18"/>
              </w:rPr>
              <w:t>2020/462646/07</w:t>
            </w:r>
          </w:p>
          <w:p>
            <w:pPr>
              <w:pStyle w:val="Normal"/>
              <w:rPr>
                <w:rFonts w:eastAsia="Arial" w:cs="Arial"/>
                <w:color w:val="3B5E8C"/>
                <w:sz w:val="18"/>
                <w:szCs w:val="18"/>
              </w:rPr>
            </w:pPr>
            <w:r>
              <w:rPr>
                <w:rFonts w:eastAsia="Arial" w:cs="Arial"/>
                <w:color w:val="3B5E8C"/>
                <w:sz w:val="18"/>
                <w:szCs w:val="18"/>
              </w:rPr>
              <w:t>183 Pagoda Rd, Soralia Village</w:t>
            </w:r>
          </w:p>
          <w:p>
            <w:pPr>
              <w:pStyle w:val="Normal"/>
              <w:rPr>
                <w:rFonts w:eastAsia="Arial" w:cs="Arial"/>
                <w:color w:val="3B5E8C"/>
                <w:sz w:val="18"/>
                <w:szCs w:val="18"/>
              </w:rPr>
            </w:pPr>
            <w:r>
              <w:rPr>
                <w:rFonts w:eastAsia="Arial" w:cs="Arial"/>
                <w:color w:val="3B5E8C"/>
                <w:sz w:val="18"/>
                <w:szCs w:val="18"/>
              </w:rPr>
              <w:t>Muizenberg, Cape Town, 7948</w:t>
            </w:r>
          </w:p>
          <w:p>
            <w:pPr>
              <w:pStyle w:val="Normal"/>
              <w:rPr>
                <w:rFonts w:eastAsia="Arial" w:cs="Arial"/>
                <w:color w:val="3B5E8C"/>
                <w:sz w:val="18"/>
                <w:szCs w:val="18"/>
              </w:rPr>
            </w:pPr>
            <w:r>
              <w:rPr>
                <w:rFonts w:eastAsia="Arial" w:cs="Arial"/>
                <w:color w:val="3B5E8C"/>
                <w:sz w:val="18"/>
                <w:szCs w:val="18"/>
              </w:rPr>
              <w:t>South Africa</w:t>
            </w:r>
          </w:p>
        </w:tc>
        <w:tc>
          <w:tcPr>
            <w:tcW w:w="4859" w:type="dxa"/>
            <w:tcBorders>
              <w:top w:val="single" w:sz="8" w:space="0" w:color="2563EB"/>
              <w:bottom w:val="single" w:sz="4" w:space="0" w:color="BFDBFE"/>
              <w:right w:val="single" w:sz="4" w:space="0" w:color="BFDBFE"/>
            </w:tcBorders>
            <w:shd w:fill="EFF6FF" w:val="clear"/>
            <w:tcMar>
              <w:left w:w="200" w:type="dxa"/>
              <w:right w:w="240" w:type="dxa"/>
            </w:tcMar>
          </w:tcPr>
          <w:p>
            <w:pPr>
              <w:pStyle w:val="Normal"/>
              <w:rPr>
                <w:rFonts w:eastAsia="Arial" w:cs="Arial"/>
                <w:b/>
                <w:bCs/>
                <w:caps/>
                <w:color w:val="2563EB"/>
                <w:sz w:val="16"/>
                <w:szCs w:val="16"/>
              </w:rPr>
            </w:pPr>
            <w:r>
              <w:rPr>
                <w:rFonts w:eastAsia="Arial" w:cs="Arial"/>
                <w:b/>
                <w:bCs/>
                <w:caps/>
                <w:color w:val="2563EB"/>
                <w:sz w:val="16"/>
                <w:szCs w:val="16"/>
              </w:rPr>
              <w:t>CLIENT</w:t>
            </w:r>
          </w:p>
          <w:p>
            <w:pPr>
              <w:pStyle w:val="Normal"/>
              <w:spacing w:before="0" w:after="60"/>
              <w:rPr/>
            </w:pPr>
            <w:r>
              <w:rPr/>
            </w:r>
          </w:p>
          <w:p>
            <w:pPr>
              <w:pStyle w:val="Normal"/>
              <w:rPr>
                <w:rFonts w:eastAsia="Arial" w:cs="Arial"/>
                <w:b/>
                <w:bCs/>
                <w:color w:val="1A2E44"/>
                <w:sz w:val="22"/>
                <w:szCs w:val="22"/>
              </w:rPr>
            </w:pPr>
            <w:r>
              <w:rPr>
                <w:rFonts w:eastAsia="Arial" w:cs="Arial"/>
                <w:b/>
                <w:bCs/>
                <w:color w:val="1A2E44"/>
                <w:sz w:val="22"/>
                <w:szCs w:val="22"/>
              </w:rPr>
              <w:t>Soralia Village Homeowners Association</w:t>
            </w:r>
          </w:p>
          <w:p>
            <w:pPr>
              <w:pStyle w:val="Normal"/>
              <w:rPr>
                <w:rFonts w:eastAsia="Arial" w:cs="Arial"/>
                <w:color w:val="3B5E8C"/>
                <w:sz w:val="18"/>
                <w:szCs w:val="18"/>
              </w:rPr>
            </w:pPr>
            <w:r>
              <w:rPr>
                <w:rFonts w:eastAsia="Arial" w:cs="Arial"/>
                <w:color w:val="3B5E8C"/>
                <w:sz w:val="18"/>
                <w:szCs w:val="18"/>
              </w:rPr>
              <w:t>Registration No.:</w:t>
            </w:r>
          </w:p>
          <w:p>
            <w:pPr>
              <w:pStyle w:val="Normal"/>
              <w:rPr>
                <w:rFonts w:eastAsia="Arial" w:cs="Arial"/>
                <w:color w:val="3B5E8C"/>
                <w:sz w:val="18"/>
                <w:szCs w:val="18"/>
              </w:rPr>
            </w:pPr>
            <w:r>
              <w:rPr>
                <w:rFonts w:eastAsia="Arial" w:cs="Arial"/>
                <w:color w:val="3B5E8C"/>
                <w:sz w:val="18"/>
                <w:szCs w:val="18"/>
              </w:rPr>
              <w:t>Soralia Village</w:t>
            </w:r>
          </w:p>
          <w:p>
            <w:pPr>
              <w:pStyle w:val="Normal"/>
              <w:rPr>
                <w:rFonts w:eastAsia="Arial" w:cs="Arial"/>
                <w:color w:val="3B5E8C"/>
                <w:sz w:val="18"/>
                <w:szCs w:val="18"/>
              </w:rPr>
            </w:pPr>
            <w:r>
              <w:rPr>
                <w:rFonts w:eastAsia="Arial" w:cs="Arial"/>
                <w:color w:val="3B5E8C"/>
                <w:sz w:val="18"/>
                <w:szCs w:val="18"/>
              </w:rPr>
              <w:t>Capricorn, Cape Town, 7948</w:t>
            </w:r>
          </w:p>
          <w:p>
            <w:pPr>
              <w:pStyle w:val="Normal"/>
              <w:rPr>
                <w:rFonts w:eastAsia="Arial" w:cs="Arial"/>
                <w:color w:val="3B5E8C"/>
                <w:sz w:val="18"/>
                <w:szCs w:val="18"/>
              </w:rPr>
            </w:pPr>
            <w:r>
              <w:rPr>
                <w:rFonts w:eastAsia="Arial" w:cs="Arial"/>
                <w:color w:val="3B5E8C"/>
                <w:sz w:val="18"/>
                <w:szCs w:val="18"/>
              </w:rPr>
              <w:t>South Africa</w:t>
            </w:r>
          </w:p>
        </w:tc>
      </w:tr>
    </w:tbl>
    <w:p>
      <w:pPr>
        <w:pStyle w:val="Normal"/>
        <w:spacing w:before="0" w:after="360"/>
        <w:rPr/>
      </w:pPr>
      <w:r>
        <w:rPr/>
      </w:r>
    </w:p>
    <w:tbl>
      <w:tblPr>
        <w:tblW w:w="9720" w:type="dxa"/>
        <w:jc w:val="left"/>
        <w:tblInd w:w="-205" w:type="dxa"/>
        <w:tblLayout w:type="fixed"/>
        <w:tblCellMar>
          <w:top w:w="120" w:type="dxa"/>
          <w:left w:w="200" w:type="dxa"/>
          <w:bottom w:w="120" w:type="dxa"/>
          <w:right w:w="20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FFF7ED" w:val="clear"/>
          </w:tcPr>
          <w:p>
            <w:pPr>
              <w:pStyle w:val="Normal"/>
              <w:jc w:val="center"/>
              <w:rPr>
                <w:rFonts w:eastAsia="Arial" w:cs="Arial"/>
                <w:color w:val="1E293B"/>
                <w:sz w:val="19"/>
                <w:szCs w:val="19"/>
              </w:rPr>
            </w:pPr>
            <w:r>
              <w:rPr>
                <w:rFonts w:eastAsia="Arial" w:cs="Arial"/>
                <w:color w:val="1E293B"/>
                <w:sz w:val="19"/>
                <w:szCs w:val="19"/>
              </w:rPr>
              <w:t>Effective Date: ___________________________     Agreement No.: SVD-2026-001</w:t>
            </w:r>
          </w:p>
        </w:tc>
      </w:tr>
    </w:tbl>
    <w:p>
      <w:pPr>
        <w:pStyle w:val="Normal"/>
        <w:spacing w:before="0" w:after="200"/>
        <w:rPr/>
      </w:pPr>
      <w:r>
        <w:rPr/>
      </w:r>
    </w:p>
    <w:p>
      <w:pPr>
        <w:pStyle w:val="Normal"/>
        <w:jc w:val="center"/>
        <w:rPr>
          <w:rFonts w:eastAsia="Arial" w:cs="Arial"/>
          <w:b/>
          <w:bCs/>
          <w:caps/>
          <w:color w:val="3B5E8C"/>
          <w:sz w:val="17"/>
          <w:szCs w:val="17"/>
        </w:rPr>
      </w:pPr>
      <w:r>
        <w:rPr>
          <w:rFonts w:eastAsia="Arial" w:cs="Arial"/>
          <w:b/>
          <w:bCs/>
          <w:caps/>
          <w:color w:val="3B5E8C"/>
          <w:sz w:val="17"/>
          <w:szCs w:val="17"/>
        </w:rPr>
        <w:t>CONFIDENTIAL — FOR AUTHORIZED PARTIES ONLY</w:t>
      </w:r>
      <w:r>
        <w:br w:type="page"/>
      </w:r>
    </w:p>
    <w:p>
      <w:pPr>
        <w:pStyle w:val="Normal"/>
        <w:spacing w:before="0" w:after="0"/>
        <w:rPr/>
      </w:pPr>
      <w:r>
        <w:rPr/>
      </w:r>
    </w:p>
    <w:p>
      <w:pPr>
        <w:pStyle w:val="Normal"/>
        <w:spacing w:before="300" w:after="100"/>
        <w:rPr>
          <w:rFonts w:eastAsia="Arial" w:cs="Arial"/>
          <w:b/>
          <w:bCs/>
          <w:color w:val="1A2E44"/>
          <w:sz w:val="22"/>
          <w:szCs w:val="22"/>
        </w:rPr>
      </w:pPr>
      <w:r>
        <w:rPr>
          <w:rFonts w:eastAsia="Arial" w:cs="Arial"/>
          <w:b/>
          <w:bCs/>
          <w:color w:val="1A2E44"/>
          <w:sz w:val="22"/>
          <w:szCs w:val="22"/>
        </w:rPr>
        <w:t xml:space="preserve">RECITALS. </w:t>
      </w:r>
    </w:p>
    <w:p>
      <w:pPr>
        <w:pStyle w:val="Normal"/>
        <w:pBdr>
          <w:bottom w:val="single" w:sz="6" w:space="1" w:color="BFDBFE"/>
        </w:pBdr>
        <w:spacing w:before="0" w:after="120"/>
        <w:rPr/>
      </w:pPr>
      <w:r>
        <w:rPr/>
      </w:r>
    </w:p>
    <w:p>
      <w:pPr>
        <w:pStyle w:val="Normal"/>
        <w:spacing w:before="0" w:after="80"/>
        <w:rPr/>
      </w:pPr>
      <w:r>
        <w:rPr/>
      </w:r>
    </w:p>
    <w:p>
      <w:pPr>
        <w:pStyle w:val="Normal"/>
        <w:spacing w:before="60" w:after="100"/>
        <w:rPr>
          <w:rFonts w:eastAsia="Arial" w:cs="Arial"/>
          <w:color w:val="1E293B"/>
          <w:sz w:val="20"/>
          <w:szCs w:val="20"/>
        </w:rPr>
      </w:pPr>
      <w:r>
        <w:rPr>
          <w:rFonts w:eastAsia="Arial" w:cs="Arial"/>
          <w:color w:val="1E293B"/>
          <w:sz w:val="20"/>
          <w:szCs w:val="20"/>
        </w:rPr>
        <w:t>A.   Netbones Solutions Pty Ltd ("Provider") has developed and operates the Netcomplex Platform, a cloud-based community informatics, management and directory software service.</w:t>
      </w:r>
    </w:p>
    <w:p>
      <w:pPr>
        <w:pStyle w:val="Normal"/>
        <w:spacing w:before="0" w:after="40"/>
        <w:rPr/>
      </w:pPr>
      <w:r>
        <w:rPr/>
      </w:r>
    </w:p>
    <w:p>
      <w:pPr>
        <w:pStyle w:val="Normal"/>
        <w:spacing w:before="60" w:after="100"/>
        <w:rPr>
          <w:rFonts w:eastAsia="Arial" w:cs="Arial"/>
          <w:color w:val="1E293B"/>
          <w:sz w:val="20"/>
          <w:szCs w:val="20"/>
        </w:rPr>
      </w:pPr>
      <w:r>
        <w:rPr>
          <w:rFonts w:eastAsia="Arial" w:cs="Arial"/>
          <w:color w:val="1E293B"/>
          <w:sz w:val="20"/>
          <w:szCs w:val="20"/>
        </w:rPr>
        <w:t>B.   The Soralia Village Homeowners Association ("Client") is a duly constituted homeowners association responsible for the governance and administration of the Soralia Village community, comprising between 100 and 200 households.</w:t>
      </w:r>
    </w:p>
    <w:p>
      <w:pPr>
        <w:pStyle w:val="Normal"/>
        <w:spacing w:before="0" w:after="40"/>
        <w:rPr/>
      </w:pPr>
      <w:r>
        <w:rPr/>
      </w:r>
    </w:p>
    <w:p>
      <w:pPr>
        <w:pStyle w:val="Normal"/>
        <w:spacing w:before="60" w:after="100"/>
        <w:rPr>
          <w:rFonts w:eastAsia="Arial" w:cs="Arial"/>
          <w:color w:val="1E293B"/>
          <w:sz w:val="20"/>
          <w:szCs w:val="20"/>
        </w:rPr>
      </w:pPr>
      <w:r>
        <w:rPr>
          <w:rFonts w:eastAsia="Arial" w:cs="Arial"/>
          <w:color w:val="1E293B"/>
          <w:sz w:val="20"/>
          <w:szCs w:val="20"/>
        </w:rPr>
        <w:t>C.   The Client wishes to license access to the Platform for use by HOA Members (owners) and Residents (including tenants/renters) within the Soralia Village community, and the Provider is willing to grant such a license on the terms and conditions set out in this Agreement.</w:t>
      </w:r>
    </w:p>
    <w:p>
      <w:pPr>
        <w:pStyle w:val="Normal"/>
        <w:spacing w:before="0" w:after="40"/>
        <w:rPr/>
      </w:pPr>
      <w:r>
        <w:rPr/>
      </w:r>
    </w:p>
    <w:p>
      <w:pPr>
        <w:pStyle w:val="Normal"/>
        <w:spacing w:before="60" w:after="100"/>
        <w:rPr>
          <w:rFonts w:eastAsia="Arial" w:cs="Arial"/>
          <w:color w:val="1E293B"/>
          <w:sz w:val="20"/>
          <w:szCs w:val="20"/>
        </w:rPr>
      </w:pPr>
      <w:r>
        <w:rPr>
          <w:rFonts w:eastAsia="Arial" w:cs="Arial"/>
          <w:color w:val="1E293B"/>
          <w:sz w:val="20"/>
          <w:szCs w:val="20"/>
        </w:rPr>
        <w:t>NOW THEREFORE, in consideration of the mutual covenants and agreements herein, and other good and valuable consideration, the receipt and sufficiency of which are acknowledged, the parties agree as follows:</w:t>
      </w:r>
    </w:p>
    <w:p>
      <w:pPr>
        <w:pStyle w:val="Normal"/>
        <w:spacing w:before="0" w:after="60"/>
        <w:rPr/>
      </w:pPr>
      <w:r>
        <w:rPr/>
      </w:r>
    </w:p>
    <w:p>
      <w:pPr>
        <w:pStyle w:val="Normal"/>
        <w:spacing w:before="300" w:after="100"/>
        <w:rPr>
          <w:rFonts w:eastAsia="Arial" w:cs="Arial"/>
          <w:b/>
          <w:bCs/>
          <w:color w:val="1A2E44"/>
          <w:sz w:val="22"/>
          <w:szCs w:val="22"/>
        </w:rPr>
      </w:pPr>
      <w:r>
        <w:rPr>
          <w:rFonts w:eastAsia="Arial" w:cs="Arial"/>
          <w:b/>
          <w:bCs/>
          <w:color w:val="1A2E44"/>
          <w:sz w:val="22"/>
          <w:szCs w:val="22"/>
        </w:rPr>
        <w:t>1. DEFINITIONS</w:t>
      </w:r>
    </w:p>
    <w:p>
      <w:pPr>
        <w:pStyle w:val="Normal"/>
        <w:pBdr>
          <w:bottom w:val="single" w:sz="6" w:space="1" w:color="BFDBFE"/>
        </w:pBdr>
        <w:spacing w:before="0" w:after="120"/>
        <w:rPr/>
      </w:pPr>
      <w:r>
        <w:rPr/>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In this Agreement, the following terms shall have the meanings ascribed to them below:</w:t>
      </w:r>
    </w:p>
    <w:p>
      <w:pPr>
        <w:pStyle w:val="Normal"/>
        <w:spacing w:before="0" w:after="60"/>
        <w:rPr/>
      </w:pPr>
      <w:r>
        <w:rPr/>
      </w:r>
    </w:p>
    <w:tbl>
      <w:tblPr>
        <w:tblW w:w="9720" w:type="dxa"/>
        <w:jc w:val="left"/>
        <w:tblInd w:w="-245"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spacing w:before="60" w:after="100"/>
              <w:rPr/>
            </w:pPr>
            <w:r>
              <w:rPr>
                <w:rFonts w:eastAsia="Arial" w:cs="Arial"/>
                <w:b/>
                <w:bCs/>
                <w:color w:val="1E293B"/>
                <w:sz w:val="20"/>
                <w:szCs w:val="20"/>
              </w:rPr>
              <w:t>"Agreement"</w:t>
            </w:r>
            <w:r>
              <w:rPr>
                <w:rFonts w:eastAsia="Arial" w:cs="Arial"/>
                <w:color w:val="1E293B"/>
                <w:sz w:val="20"/>
                <w:szCs w:val="20"/>
              </w:rPr>
              <w:t xml:space="preserve">  means this SaaS License Agreement, including all Schedules, Exhibits, and any written amendments executed by both parties.</w:t>
            </w:r>
          </w:p>
          <w:p>
            <w:pPr>
              <w:pStyle w:val="Normal"/>
              <w:spacing w:before="0" w:after="40"/>
              <w:rPr/>
            </w:pPr>
            <w:r>
              <w:rPr/>
            </w:r>
          </w:p>
          <w:p>
            <w:pPr>
              <w:pStyle w:val="Normal"/>
              <w:spacing w:before="60" w:after="100"/>
              <w:rPr/>
            </w:pPr>
            <w:r>
              <w:rPr>
                <w:rFonts w:eastAsia="Arial" w:cs="Arial"/>
                <w:b/>
                <w:bCs/>
                <w:color w:val="1E293B"/>
                <w:sz w:val="20"/>
                <w:szCs w:val="20"/>
              </w:rPr>
              <w:t>"Address Alias"</w:t>
            </w:r>
            <w:r>
              <w:rPr>
                <w:rFonts w:eastAsia="Arial" w:cs="Arial"/>
                <w:color w:val="1E293B"/>
                <w:sz w:val="20"/>
                <w:szCs w:val="20"/>
              </w:rPr>
              <w:t xml:space="preserve">  means a sub-address derived from a Standard Seat's Platform Address, issued within the Community Domain namespace, that identifies an individual Household member in the Directory and routes internal Platform messages to the Household's Standard Seat (e.g. name.unitNNN@[community-domain]). Each Standard Seat is entitled to a maximum of five (5) Address Aliases. Address Aliases do not constitute independent login credentials.</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60" w:after="100"/>
              <w:rPr/>
            </w:pPr>
            <w:r>
              <w:rPr>
                <w:rFonts w:eastAsia="Arial" w:cs="Arial"/>
                <w:b/>
                <w:bCs/>
                <w:color w:val="1E293B"/>
                <w:sz w:val="20"/>
                <w:szCs w:val="20"/>
              </w:rPr>
              <w:t>"Annual Term"</w:t>
            </w:r>
            <w:r>
              <w:rPr>
                <w:rFonts w:eastAsia="Arial" w:cs="Arial"/>
                <w:color w:val="1E293B"/>
                <w:sz w:val="20"/>
                <w:szCs w:val="20"/>
              </w:rPr>
              <w:t xml:space="preserve">  means a twelve (12) consecutive month subscription period commencing on the Effective Date or any Renewal Date.</w:t>
            </w:r>
          </w:p>
          <w:p>
            <w:pPr>
              <w:pStyle w:val="Normal"/>
              <w:spacing w:before="0" w:after="40"/>
              <w:rPr/>
            </w:pPr>
            <w:r>
              <w:rPr/>
            </w:r>
          </w:p>
          <w:p>
            <w:pPr>
              <w:pStyle w:val="Normal"/>
              <w:spacing w:before="60" w:after="100"/>
              <w:rPr/>
            </w:pPr>
            <w:r>
              <w:rPr>
                <w:rFonts w:eastAsia="Arial" w:cs="Arial"/>
                <w:b/>
                <w:bCs/>
                <w:color w:val="1E293B"/>
                <w:sz w:val="20"/>
                <w:szCs w:val="20"/>
              </w:rPr>
              <w:t>"Archival Period"</w:t>
            </w:r>
            <w:r>
              <w:rPr>
                <w:rFonts w:eastAsia="Arial" w:cs="Arial"/>
                <w:color w:val="1E293B"/>
                <w:sz w:val="20"/>
                <w:szCs w:val="20"/>
              </w:rPr>
              <w:t xml:space="preserve">  means the ninety (90) day period following a Departure Event during which a departed user's User Data and Platform Address are retained in a read-only, non-active state before permanent deletion, subject to Section 6.7.</w:t>
            </w:r>
          </w:p>
          <w:p>
            <w:pPr>
              <w:pStyle w:val="Normal"/>
              <w:spacing w:before="0" w:after="40"/>
              <w:rPr/>
            </w:pPr>
            <w:r>
              <w:rPr/>
            </w:r>
          </w:p>
          <w:p>
            <w:pPr>
              <w:pStyle w:val="Normal"/>
              <w:spacing w:before="60" w:after="100"/>
              <w:rPr/>
            </w:pPr>
            <w:r>
              <w:rPr>
                <w:rFonts w:eastAsia="Arial" w:cs="Arial"/>
                <w:b/>
                <w:bCs/>
                <w:color w:val="1E293B"/>
                <w:sz w:val="20"/>
                <w:szCs w:val="20"/>
              </w:rPr>
              <w:t>"Complimentary Allocation"</w:t>
            </w:r>
            <w:r>
              <w:rPr>
                <w:rFonts w:eastAsia="Arial" w:cs="Arial"/>
                <w:color w:val="1E293B"/>
                <w:sz w:val="20"/>
                <w:szCs w:val="20"/>
              </w:rPr>
              <w:t xml:space="preserve">  means the five (5) Premium Seats provided to the Client at no charge for use by HOA board members and committee representatives, as set out in Schedule A.</w:t>
            </w:r>
          </w:p>
          <w:p>
            <w:pPr>
              <w:pStyle w:val="Normal"/>
              <w:spacing w:before="0" w:after="40"/>
              <w:rPr/>
            </w:pPr>
            <w:r>
              <w:rPr/>
            </w:r>
          </w:p>
          <w:p>
            <w:pPr>
              <w:pStyle w:val="Normal"/>
              <w:spacing w:before="60" w:after="100"/>
              <w:rPr/>
            </w:pPr>
            <w:r>
              <w:rPr>
                <w:rFonts w:eastAsia="Arial" w:cs="Arial"/>
                <w:b/>
                <w:bCs/>
                <w:color w:val="1E293B"/>
                <w:sz w:val="20"/>
                <w:szCs w:val="20"/>
              </w:rPr>
              <w:t>"Community Benefit Fund" or "CBF"</w:t>
            </w:r>
            <w:r>
              <w:rPr>
                <w:rFonts w:eastAsia="Arial" w:cs="Arial"/>
                <w:color w:val="1E293B"/>
                <w:sz w:val="20"/>
                <w:szCs w:val="20"/>
              </w:rPr>
              <w:t xml:space="preserve">  means the ring-fenced fund established under Schedule F (Revenue Sharing and Community Benefit Fund Addendum) of this Agreement, credited with the CBF Share of Distributable Surplus from applicable Revenue Streams and held by the Provider as custodian for the benefit of the Soralia Village community, disbursed by the HOA Board in accordance with Schedule F, Section F6.</w:t>
            </w:r>
          </w:p>
          <w:p>
            <w:pPr>
              <w:pStyle w:val="Normal"/>
              <w:spacing w:before="0" w:after="40"/>
              <w:rPr>
                <w:rFonts w:eastAsia="Arial" w:cs="Arial"/>
                <w:color w:val="1E293B"/>
                <w:sz w:val="20"/>
                <w:szCs w:val="20"/>
              </w:rPr>
            </w:pPr>
            <w:r>
              <w:rPr>
                <w:rFonts w:eastAsia="Arial" w:cs="Arial"/>
                <w:color w:val="1E293B"/>
                <w:sz w:val="20"/>
                <w:szCs w:val="20"/>
              </w:rPr>
            </w:r>
          </w:p>
          <w:p>
            <w:pPr>
              <w:pStyle w:val="Normal"/>
              <w:spacing w:before="60" w:after="100"/>
              <w:rPr/>
            </w:pPr>
            <w:r>
              <w:rPr>
                <w:rFonts w:eastAsia="Arial" w:cs="Arial"/>
                <w:b/>
                <w:bCs/>
                <w:color w:val="1E293B"/>
                <w:sz w:val="20"/>
                <w:szCs w:val="20"/>
              </w:rPr>
              <w:t>"Community Domain"</w:t>
            </w:r>
            <w:r>
              <w:rPr>
                <w:rFonts w:eastAsia="Arial" w:cs="Arial"/>
                <w:color w:val="1E293B"/>
                <w:sz w:val="20"/>
                <w:szCs w:val="20"/>
              </w:rPr>
              <w:t xml:space="preserve">  means the internet domain name(s) registered by or on behalf of the Client and designated for use within the Platform as the namespace for Platform Addresses and Address Aliases, as recorded in Schedule A. The Community Domain may take any form (by way of illustrative example only: soralia.org, soralia.co.za, soralia.org.za, or soralia.app). The Client is solely responsible for registering, maintaining, and renewing the Community Domain. All references in this Agreement to specific domain formats are illustrative examples only and shall be read as references to the actual Community Domain recorded in Schedule A.</w:t>
            </w:r>
          </w:p>
          <w:p>
            <w:pPr>
              <w:pStyle w:val="Normal"/>
              <w:spacing w:before="0" w:after="40"/>
              <w:rPr/>
            </w:pPr>
            <w:r>
              <w:rPr/>
            </w:r>
          </w:p>
          <w:p>
            <w:pPr>
              <w:pStyle w:val="Normal"/>
              <w:spacing w:before="60" w:after="100"/>
              <w:rPr/>
            </w:pPr>
            <w:r>
              <w:rPr>
                <w:rFonts w:eastAsia="Arial" w:cs="Arial"/>
                <w:b/>
                <w:bCs/>
                <w:color w:val="1E293B"/>
                <w:sz w:val="20"/>
                <w:szCs w:val="20"/>
              </w:rPr>
              <w:t>"Confidential Information"</w:t>
            </w:r>
            <w:r>
              <w:rPr>
                <w:rFonts w:eastAsia="Arial" w:cs="Arial"/>
                <w:color w:val="1E293B"/>
                <w:sz w:val="20"/>
                <w:szCs w:val="20"/>
              </w:rPr>
              <w:t xml:space="preserve">  means any non-public information disclosed by one party to the other, whether orally, in writing, or in electronic form, that is designated as confidential or that reasonably should be understood to be confidential given its nature.</w:t>
            </w:r>
          </w:p>
          <w:p>
            <w:pPr>
              <w:pStyle w:val="Normal"/>
              <w:spacing w:before="0" w:after="40"/>
              <w:rPr/>
            </w:pPr>
            <w:r>
              <w:rPr/>
            </w:r>
          </w:p>
          <w:p>
            <w:pPr>
              <w:pStyle w:val="Normal"/>
              <w:spacing w:before="60" w:after="100"/>
              <w:rPr/>
            </w:pPr>
            <w:r>
              <w:rPr>
                <w:rFonts w:eastAsia="Arial" w:cs="Arial"/>
                <w:b/>
                <w:bCs/>
                <w:color w:val="1E293B"/>
                <w:sz w:val="20"/>
                <w:szCs w:val="20"/>
              </w:rPr>
              <w:t>"Cooling-Off Period"</w:t>
            </w:r>
            <w:r>
              <w:rPr>
                <w:rFonts w:eastAsia="Arial" w:cs="Arial"/>
                <w:color w:val="1E293B"/>
                <w:sz w:val="20"/>
                <w:szCs w:val="20"/>
              </w:rPr>
              <w:t xml:space="preserve">  means the six (6) month period following expiry of the Archival Period for a Premium Seat, during which the associated personal Platform Address within the Community Domain (e.g. myname@[community-domain]) may not be reissued to any other user.</w:t>
            </w:r>
          </w:p>
          <w:p>
            <w:pPr>
              <w:pStyle w:val="Normal"/>
              <w:spacing w:before="0" w:after="40"/>
              <w:rPr/>
            </w:pPr>
            <w:r>
              <w:rPr/>
            </w:r>
          </w:p>
          <w:p>
            <w:pPr>
              <w:pStyle w:val="Normal"/>
              <w:spacing w:before="60" w:after="100"/>
              <w:rPr/>
            </w:pPr>
            <w:r>
              <w:rPr>
                <w:rFonts w:eastAsia="Arial" w:cs="Arial"/>
                <w:b/>
                <w:bCs/>
                <w:color w:val="1E293B"/>
                <w:sz w:val="20"/>
                <w:szCs w:val="20"/>
              </w:rPr>
              <w:t>"Departure Event"</w:t>
            </w:r>
            <w:r>
              <w:rPr>
                <w:rFonts w:eastAsia="Arial" w:cs="Arial"/>
                <w:color w:val="1E293B"/>
                <w:sz w:val="20"/>
                <w:szCs w:val="20"/>
              </w:rPr>
              <w:t xml:space="preserve">  means the confirmed departure of a user from the Soralia Village community, whether by graceful checkout (user-initiated, notified to the HOA Administrator) or involuntary departure (HOA Administrator-initiated offboarding), as further described in Section 6.7.</w:t>
            </w:r>
          </w:p>
          <w:p>
            <w:pPr>
              <w:pStyle w:val="Normal"/>
              <w:spacing w:before="0" w:after="40"/>
              <w:rPr/>
            </w:pPr>
            <w:r>
              <w:rPr/>
            </w:r>
          </w:p>
          <w:p>
            <w:pPr>
              <w:pStyle w:val="Normal"/>
              <w:spacing w:before="60" w:after="100"/>
              <w:rPr/>
            </w:pPr>
            <w:r>
              <w:rPr>
                <w:rFonts w:eastAsia="Arial" w:cs="Arial"/>
                <w:b/>
                <w:bCs/>
                <w:color w:val="1E293B"/>
                <w:sz w:val="20"/>
                <w:szCs w:val="20"/>
              </w:rPr>
              <w:t>"Directory Profile"</w:t>
            </w:r>
            <w:r>
              <w:rPr>
                <w:rFonts w:eastAsia="Arial" w:cs="Arial"/>
                <w:color w:val="1E293B"/>
                <w:sz w:val="20"/>
                <w:szCs w:val="20"/>
              </w:rPr>
              <w:t xml:space="preserve">  means a community-facing profile card displayed within the Platform's directory, associated with either a Household (at unit level) or an individual member (at person level via an Address Alias or Premium Seat).</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60" w:after="100"/>
              <w:rPr>
                <w:rFonts w:eastAsia="Arial" w:cs="Arial"/>
                <w:color w:val="1E293B"/>
                <w:sz w:val="20"/>
                <w:szCs w:val="20"/>
              </w:rPr>
            </w:pPr>
            <w:r>
              <w:rPr>
                <w:rStyle w:val="Strong"/>
                <w:rFonts w:eastAsia="Arial" w:cs="Arial"/>
                <w:color w:val="1E293B"/>
                <w:sz w:val="20"/>
                <w:szCs w:val="20"/>
              </w:rPr>
              <w:t>"dWallet"</w:t>
            </w:r>
            <w:r>
              <w:rPr>
                <w:rFonts w:eastAsia="Arial" w:cs="Arial"/>
                <w:color w:val="1E293B"/>
                <w:sz w:val="20"/>
                <w:szCs w:val="20"/>
              </w:rPr>
              <w:t xml:space="preserve"> means the resident-facing personal data management module forming part of the Platform, through which each data subject (being an HOA Member or Resident who has opted in) may: (a) view and control the personal data held about them on the Platform; (b) grant, withdraw, or modify consent to the use of their data for survey participation, targeted communications, or other permissioned purposes; (c) receive and track platform rewards credited to them in connection with their data participation; and (d) request disbursement of accrued rewards in accordance with the applicable reward redemption terms. Participation in the dWallet is entirely voluntary and opt-in. The dWallet does not constitute a bank account, electronic money wallet, or financial product, and no interest accrues on any reward balance held therein.</w:t>
            </w:r>
          </w:p>
          <w:p>
            <w:pPr>
              <w:pStyle w:val="Normal"/>
              <w:spacing w:before="0" w:after="40"/>
              <w:rPr/>
            </w:pPr>
            <w:r>
              <w:rPr/>
            </w:r>
          </w:p>
          <w:p>
            <w:pPr>
              <w:pStyle w:val="Normal"/>
              <w:spacing w:before="60" w:after="100"/>
              <w:rPr/>
            </w:pPr>
            <w:r>
              <w:rPr>
                <w:rFonts w:eastAsia="Arial" w:cs="Arial"/>
                <w:b/>
                <w:bCs/>
                <w:color w:val="1E293B"/>
                <w:sz w:val="20"/>
                <w:szCs w:val="20"/>
              </w:rPr>
              <w:t>"Effective Date"</w:t>
            </w:r>
            <w:r>
              <w:rPr>
                <w:rFonts w:eastAsia="Arial" w:cs="Arial"/>
                <w:color w:val="1E293B"/>
                <w:sz w:val="20"/>
                <w:szCs w:val="20"/>
              </w:rPr>
              <w:t xml:space="preserve">  means the date first set out on the cover page of this Agreement.</w:t>
            </w:r>
          </w:p>
          <w:p>
            <w:pPr>
              <w:pStyle w:val="Normal"/>
              <w:spacing w:before="0" w:after="40"/>
              <w:rPr/>
            </w:pPr>
            <w:r>
              <w:rPr/>
            </w:r>
          </w:p>
          <w:p>
            <w:pPr>
              <w:pStyle w:val="Normal"/>
              <w:spacing w:before="60" w:after="100"/>
              <w:rPr/>
            </w:pPr>
            <w:r>
              <w:rPr>
                <w:rFonts w:eastAsia="Arial" w:cs="Arial"/>
                <w:b/>
                <w:bCs/>
                <w:color w:val="1E293B"/>
                <w:sz w:val="20"/>
                <w:szCs w:val="20"/>
              </w:rPr>
              <w:t>"HOA Member"</w:t>
            </w:r>
            <w:r>
              <w:rPr>
                <w:rFonts w:eastAsia="Arial" w:cs="Arial"/>
                <w:color w:val="1E293B"/>
                <w:sz w:val="20"/>
                <w:szCs w:val="20"/>
              </w:rPr>
              <w:t xml:space="preserve">  means a registered property owner within the Soralia Village development who holds membership of the Client organization.</w:t>
            </w:r>
          </w:p>
          <w:p>
            <w:pPr>
              <w:pStyle w:val="Normal"/>
              <w:spacing w:before="0" w:after="40"/>
              <w:rPr/>
            </w:pPr>
            <w:r>
              <w:rPr/>
            </w:r>
          </w:p>
          <w:p>
            <w:pPr>
              <w:pStyle w:val="Normal"/>
              <w:spacing w:before="60" w:after="100"/>
              <w:rPr/>
            </w:pPr>
            <w:r>
              <w:rPr>
                <w:rFonts w:eastAsia="Arial" w:cs="Arial"/>
                <w:b/>
                <w:bCs/>
                <w:color w:val="1E293B"/>
                <w:sz w:val="20"/>
                <w:szCs w:val="20"/>
              </w:rPr>
              <w:t>"Household"</w:t>
            </w:r>
            <w:r>
              <w:rPr>
                <w:rFonts w:eastAsia="Arial" w:cs="Arial"/>
                <w:color w:val="1E293B"/>
                <w:sz w:val="20"/>
                <w:szCs w:val="20"/>
              </w:rPr>
              <w:t xml:space="preserve">  means a distinct residential unit within the Soralia Village development, whether occupied by an HOA Member, a Resident, or both.</w:t>
            </w:r>
          </w:p>
          <w:p>
            <w:pPr>
              <w:pStyle w:val="Normal"/>
              <w:spacing w:before="0" w:after="40"/>
              <w:rPr/>
            </w:pPr>
            <w:r>
              <w:rPr/>
            </w:r>
          </w:p>
          <w:p>
            <w:pPr>
              <w:pStyle w:val="Normal"/>
              <w:spacing w:before="60" w:after="100"/>
              <w:rPr/>
            </w:pPr>
            <w:r>
              <w:rPr>
                <w:rFonts w:eastAsia="Arial" w:cs="Arial"/>
                <w:b/>
                <w:bCs/>
                <w:color w:val="1E293B"/>
                <w:sz w:val="20"/>
                <w:szCs w:val="20"/>
              </w:rPr>
              <w:t>"Household Licence"</w:t>
            </w:r>
            <w:r>
              <w:rPr>
                <w:rFonts w:eastAsia="Arial" w:cs="Arial"/>
                <w:color w:val="1E293B"/>
                <w:sz w:val="20"/>
                <w:szCs w:val="20"/>
              </w:rPr>
              <w:t xml:space="preserve">  means the licensed entitlement associated with a single Household, comprising one (1) Standard Seat, one (1) Household-level Platform Address, one (1) Household-level Directory Profile, and up to five (5) Address Aliases for individual Household members.</w:t>
            </w:r>
          </w:p>
          <w:p>
            <w:pPr>
              <w:pStyle w:val="Normal"/>
              <w:spacing w:before="0" w:after="40"/>
              <w:rPr/>
            </w:pPr>
            <w:r>
              <w:rPr/>
            </w:r>
          </w:p>
          <w:p>
            <w:pPr>
              <w:pStyle w:val="Normal"/>
              <w:spacing w:before="60" w:after="100"/>
              <w:rPr/>
            </w:pPr>
            <w:r>
              <w:rPr>
                <w:rFonts w:eastAsia="Arial" w:cs="Arial"/>
                <w:b/>
                <w:bCs/>
                <w:color w:val="1E293B"/>
                <w:sz w:val="20"/>
                <w:szCs w:val="20"/>
              </w:rPr>
              <w:t>"Licence Count"</w:t>
            </w:r>
            <w:r>
              <w:rPr>
                <w:rFonts w:eastAsia="Arial" w:cs="Arial"/>
                <w:color w:val="1E293B"/>
                <w:sz w:val="20"/>
                <w:szCs w:val="20"/>
              </w:rPr>
              <w:t xml:space="preserve">  means the total number of Household Licences and Premium Seats (excluding the Complimentary Allocation) provisioned at any point in time, as set out in Schedule A.</w:t>
            </w:r>
          </w:p>
          <w:p>
            <w:pPr>
              <w:pStyle w:val="Normal"/>
              <w:spacing w:before="0" w:after="40"/>
              <w:rPr/>
            </w:pPr>
            <w:r>
              <w:rPr/>
            </w:r>
          </w:p>
          <w:p>
            <w:pPr>
              <w:pStyle w:val="Normal"/>
              <w:spacing w:before="60" w:after="100"/>
              <w:rPr/>
            </w:pPr>
            <w:r>
              <w:rPr>
                <w:rFonts w:eastAsia="Arial" w:cs="Arial"/>
                <w:b/>
                <w:bCs/>
                <w:color w:val="1E293B"/>
                <w:sz w:val="20"/>
                <w:szCs w:val="20"/>
              </w:rPr>
              <w:t>"Multi-Year Term"</w:t>
            </w:r>
            <w:r>
              <w:rPr>
                <w:rFonts w:eastAsia="Arial" w:cs="Arial"/>
                <w:color w:val="1E293B"/>
                <w:sz w:val="20"/>
                <w:szCs w:val="20"/>
              </w:rPr>
              <w:t xml:space="preserve">  means a subscription period of two (2) or three (3) consecutive Annual Terms agreed in advance by both parties at the time of execution or renewal.</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60" w:after="100"/>
              <w:rPr/>
            </w:pPr>
            <w:r>
              <w:rPr>
                <w:rStyle w:val="Strong"/>
                <w:rFonts w:eastAsia="Arial" w:cs="Arial"/>
                <w:color w:val="1E293B"/>
                <w:sz w:val="20"/>
                <w:szCs w:val="20"/>
              </w:rPr>
              <w:t>"Netcomplex Platform"</w:t>
            </w:r>
            <w:r>
              <w:rPr>
                <w:rFonts w:eastAsia="Arial" w:cs="Arial"/>
                <w:color w:val="1E293B"/>
                <w:sz w:val="20"/>
                <w:szCs w:val="20"/>
              </w:rPr>
              <w:t xml:space="preserve"> means the proprietary multi-tenant software platform developed and owned by the Provider, marketed under the trade name </w:t>
            </w:r>
            <w:r>
              <w:rPr>
                <w:rStyle w:val="Emphasis"/>
                <w:rFonts w:eastAsia="Arial" w:cs="Arial"/>
                <w:color w:val="1E293B"/>
                <w:sz w:val="20"/>
                <w:szCs w:val="20"/>
              </w:rPr>
              <w:t>Netcomplex</w:t>
            </w:r>
            <w:r>
              <w:rPr>
                <w:rFonts w:eastAsia="Arial" w:cs="Arial"/>
                <w:color w:val="1E293B"/>
                <w:sz w:val="20"/>
                <w:szCs w:val="20"/>
              </w:rPr>
              <w:t xml:space="preserve"> and the trademark </w:t>
            </w:r>
            <w:r>
              <w:rPr>
                <w:rStyle w:val="Emphasis"/>
                <w:rFonts w:eastAsia="Arial" w:cs="Arial"/>
                <w:color w:val="1E293B"/>
                <w:sz w:val="20"/>
                <w:szCs w:val="20"/>
              </w:rPr>
              <w:t>"Your Complex Connected"</w:t>
            </w:r>
            <w:r>
              <w:rPr>
                <w:rFonts w:eastAsia="Arial" w:cs="Arial"/>
                <w:color w:val="1E293B"/>
                <w:sz w:val="20"/>
                <w:szCs w:val="20"/>
              </w:rPr>
              <w:t xml:space="preserve"> (trademark application pending), of which the Soralia Village Informatics Platform constitutes a community-specific licensed instance. All references in this Agreement to the "Platform" refer to the Client's licensed instance of the Netcomplex Platform, and nothing in this Agreement confers any right, title, or interest in or to the Netcomplex Platform, the </w:t>
            </w:r>
            <w:r>
              <w:rPr>
                <w:rStyle w:val="Emphasis"/>
                <w:rFonts w:eastAsia="Arial" w:cs="Arial"/>
                <w:color w:val="1E293B"/>
                <w:sz w:val="20"/>
                <w:szCs w:val="20"/>
              </w:rPr>
              <w:t>Netcomplex</w:t>
            </w:r>
            <w:r>
              <w:rPr>
                <w:rFonts w:eastAsia="Arial" w:cs="Arial"/>
                <w:color w:val="1E293B"/>
                <w:sz w:val="20"/>
                <w:szCs w:val="20"/>
              </w:rPr>
              <w:t xml:space="preserve"> trade name, or the </w:t>
            </w:r>
            <w:r>
              <w:rPr>
                <w:rStyle w:val="Emphasis"/>
                <w:rFonts w:eastAsia="Arial" w:cs="Arial"/>
                <w:color w:val="1E293B"/>
                <w:sz w:val="20"/>
                <w:szCs w:val="20"/>
              </w:rPr>
              <w:t>"Your Complex Connected"</w:t>
            </w:r>
            <w:r>
              <w:rPr>
                <w:rFonts w:eastAsia="Arial" w:cs="Arial"/>
                <w:color w:val="1E293B"/>
                <w:sz w:val="20"/>
                <w:szCs w:val="20"/>
              </w:rPr>
              <w:t xml:space="preserve"> trademark to the Client, including all associated software, mobile applications, APIs, internal messaging infrastructure, databases, documentation, and updates provided by the Provider under this Agreement.</w:t>
            </w:r>
          </w:p>
          <w:p>
            <w:pPr>
              <w:pStyle w:val="Normal"/>
              <w:spacing w:before="0" w:after="40"/>
              <w:rPr/>
            </w:pPr>
            <w:r>
              <w:rPr/>
            </w:r>
          </w:p>
          <w:p>
            <w:pPr>
              <w:pStyle w:val="Normal"/>
              <w:spacing w:before="60" w:after="100"/>
              <w:rPr/>
            </w:pPr>
            <w:r>
              <w:rPr>
                <w:rFonts w:eastAsia="Arial" w:cs="Arial"/>
                <w:b/>
                <w:bCs/>
                <w:color w:val="1E293B"/>
                <w:sz w:val="20"/>
                <w:szCs w:val="20"/>
              </w:rPr>
              <w:t>"Platform Address"</w:t>
            </w:r>
            <w:r>
              <w:rPr>
                <w:rFonts w:eastAsia="Arial" w:cs="Arial"/>
                <w:color w:val="1E293B"/>
                <w:sz w:val="20"/>
                <w:szCs w:val="20"/>
              </w:rPr>
              <w:t xml:space="preserve">  means a unique internal messaging identifier issued by the HOA Administrator within the Community Domain namespace, assigned to a Standard Seat (e.g. unitNNN@[community-domain]) or a Premium Seat (e.g. myname@[community-domain]). Platform Addresses are used exclusively for internal Platform messaging and are not external email addresses, unless the parties separately agree to a Value-Added Email Service by written addendum. The specific Community Domain is recorded in Schedule A.</w:t>
            </w:r>
          </w:p>
          <w:p>
            <w:pPr>
              <w:pStyle w:val="Normal"/>
              <w:spacing w:before="0" w:after="40"/>
              <w:rPr/>
            </w:pPr>
            <w:r>
              <w:rPr/>
            </w:r>
          </w:p>
          <w:p>
            <w:pPr>
              <w:pStyle w:val="Normal"/>
              <w:spacing w:before="60" w:after="100"/>
              <w:rPr/>
            </w:pPr>
            <w:r>
              <w:rPr>
                <w:rFonts w:eastAsia="Arial" w:cs="Arial"/>
                <w:b/>
                <w:bCs/>
                <w:color w:val="1E293B"/>
                <w:sz w:val="20"/>
                <w:szCs w:val="20"/>
              </w:rPr>
              <w:t>"Portability Window"</w:t>
            </w:r>
            <w:r>
              <w:rPr>
                <w:rFonts w:eastAsia="Arial" w:cs="Arial"/>
                <w:color w:val="1E293B"/>
                <w:sz w:val="20"/>
                <w:szCs w:val="20"/>
              </w:rPr>
              <w:t xml:space="preserve">  means the thirty (30) day period immediately following a Departure Event during which a departing Premium Seat holder may request an export of their User Data and message history prior to commencement of the Archival Period.</w:t>
            </w:r>
          </w:p>
          <w:p>
            <w:pPr>
              <w:pStyle w:val="Normal"/>
              <w:spacing w:before="0" w:after="40"/>
              <w:rPr/>
            </w:pPr>
            <w:r>
              <w:rPr/>
            </w:r>
          </w:p>
          <w:p>
            <w:pPr>
              <w:pStyle w:val="Normal"/>
              <w:spacing w:before="60" w:after="100"/>
              <w:rPr/>
            </w:pPr>
            <w:r>
              <w:rPr>
                <w:rFonts w:eastAsia="Arial" w:cs="Arial"/>
                <w:b/>
                <w:bCs/>
                <w:color w:val="1E293B"/>
                <w:sz w:val="20"/>
                <w:szCs w:val="20"/>
              </w:rPr>
              <w:t>"Premium Seat"</w:t>
            </w:r>
            <w:r>
              <w:rPr>
                <w:rFonts w:eastAsia="Arial" w:cs="Arial"/>
                <w:color w:val="1E293B"/>
                <w:sz w:val="20"/>
                <w:szCs w:val="20"/>
              </w:rPr>
              <w:t xml:space="preserve">  means an optional, individually named licensed login account with a personal Platform Address within the Community Domain namespace (e.g. myname@[community-domain]), independent of any unit number. Premium Seats are priced at 1.5 times (1.5x) the applicable Standard Seat rate, except for the Complimentary Allocation. Premium Seats may be held by any HOA Member, Resident, or authorized community representative.</w:t>
            </w:r>
          </w:p>
          <w:p>
            <w:pPr>
              <w:pStyle w:val="Normal"/>
              <w:spacing w:before="0" w:after="40"/>
              <w:rPr/>
            </w:pPr>
            <w:r>
              <w:rPr/>
            </w:r>
          </w:p>
          <w:p>
            <w:pPr>
              <w:pStyle w:val="Normal"/>
              <w:spacing w:before="60" w:after="100"/>
              <w:rPr/>
            </w:pPr>
            <w:r>
              <w:rPr>
                <w:rFonts w:eastAsia="Arial" w:cs="Arial"/>
                <w:b/>
                <w:bCs/>
                <w:color w:val="1E293B"/>
                <w:sz w:val="20"/>
                <w:szCs w:val="20"/>
              </w:rPr>
              <w:t>"Resident"</w:t>
            </w:r>
            <w:r>
              <w:rPr>
                <w:rFonts w:eastAsia="Arial" w:cs="Arial"/>
                <w:color w:val="1E293B"/>
                <w:sz w:val="20"/>
                <w:szCs w:val="20"/>
              </w:rPr>
              <w:t xml:space="preserve">  means any individual, including tenants and renters, who lawfully occupies a Household within the Soralia Village development, whether or not they are an HOA Member.</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60" w:after="100"/>
              <w:rPr/>
            </w:pPr>
            <w:r>
              <w:rPr>
                <w:rFonts w:eastAsia="Arial" w:cs="Arial"/>
                <w:b/>
                <w:bCs/>
                <w:color w:val="1E293B"/>
                <w:sz w:val="20"/>
                <w:szCs w:val="20"/>
              </w:rPr>
              <w:t>"Revenue Sharing Addendum"</w:t>
            </w:r>
            <w:r>
              <w:rPr>
                <w:rFonts w:eastAsia="Arial" w:cs="Arial"/>
                <w:color w:val="1E293B"/>
                <w:sz w:val="20"/>
                <w:szCs w:val="20"/>
              </w:rPr>
              <w:t xml:space="preserve">  means Schedule F to this Agreement (Addendum: Revenue Sharing and Community Benefit Fund), which governs the equitable sharing of Platform revenue between the Provider, the HOA, and the Community Benefit Fund.</w:t>
            </w:r>
          </w:p>
          <w:p>
            <w:pPr>
              <w:pStyle w:val="Normal"/>
              <w:spacing w:before="0" w:after="40"/>
              <w:rPr/>
            </w:pPr>
            <w:r>
              <w:rPr/>
            </w:r>
          </w:p>
          <w:p>
            <w:pPr>
              <w:pStyle w:val="Normal"/>
              <w:spacing w:before="60" w:after="100"/>
              <w:rPr/>
            </w:pPr>
            <w:r>
              <w:rPr>
                <w:rFonts w:eastAsia="Arial" w:cs="Arial"/>
                <w:b/>
                <w:bCs/>
                <w:color w:val="1E293B"/>
                <w:sz w:val="20"/>
                <w:szCs w:val="20"/>
              </w:rPr>
              <w:t>"Services"</w:t>
            </w:r>
            <w:r>
              <w:rPr>
                <w:rFonts w:eastAsia="Arial" w:cs="Arial"/>
                <w:color w:val="1E293B"/>
                <w:sz w:val="20"/>
                <w:szCs w:val="20"/>
              </w:rPr>
              <w:t xml:space="preserve">  means the cloud-hosted access to the Platform, technical support, and any professional services provided by the Provider under this Agreement.</w:t>
            </w:r>
          </w:p>
          <w:p>
            <w:pPr>
              <w:pStyle w:val="Normal"/>
              <w:spacing w:before="0" w:after="40"/>
              <w:rPr/>
            </w:pPr>
            <w:r>
              <w:rPr/>
            </w:r>
          </w:p>
          <w:p>
            <w:pPr>
              <w:pStyle w:val="Normal"/>
              <w:spacing w:before="60" w:after="100"/>
              <w:rPr/>
            </w:pPr>
            <w:r>
              <w:rPr>
                <w:rFonts w:eastAsia="Arial" w:cs="Arial"/>
                <w:b/>
                <w:bCs/>
                <w:color w:val="1E293B"/>
                <w:sz w:val="20"/>
                <w:szCs w:val="20"/>
              </w:rPr>
              <w:t>"Standard Seat"</w:t>
            </w:r>
            <w:r>
              <w:rPr>
                <w:rFonts w:eastAsia="Arial" w:cs="Arial"/>
                <w:color w:val="1E293B"/>
                <w:sz w:val="20"/>
                <w:szCs w:val="20"/>
              </w:rPr>
              <w:t xml:space="preserve">  means the base licensed login account associated with a Household Licence, entitling one authenticated user per Household to access the Platform. Each Standard Seat carries a unit-scoped Platform Address within the Community Domain (e.g. unitNNN@[community-domain]) and up to five (5) Address Aliases for individual Household members.</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60" w:after="100"/>
              <w:rPr/>
            </w:pPr>
            <w:r>
              <w:rPr>
                <w:rFonts w:eastAsia="Arial" w:cs="Arial"/>
                <w:b/>
                <w:bCs/>
                <w:color w:val="1E293B"/>
                <w:sz w:val="20"/>
                <w:szCs w:val="20"/>
              </w:rPr>
              <w:t>"Survey Platform Revenue"</w:t>
            </w:r>
            <w:r>
              <w:rPr>
                <w:rFonts w:eastAsia="Arial" w:cs="Arial"/>
                <w:color w:val="1E293B"/>
                <w:sz w:val="20"/>
                <w:szCs w:val="20"/>
              </w:rPr>
              <w:t xml:space="preserve">  means fees or income received by the Provider from third-party survey providers for access to the Platform's survey gateway and the Soralia Village community as a survey participant pool, as further described in Section 16 and Schedule F. Survey Platform Revenue is distinct from User Rewards, which are funded directly by third parties and credited to individual users under Section 16.4 and are not subject to revenue sharing under Schedule F.</w:t>
            </w:r>
          </w:p>
          <w:p>
            <w:pPr>
              <w:pStyle w:val="Normal"/>
              <w:spacing w:before="0" w:after="40"/>
              <w:rPr/>
            </w:pPr>
            <w:r>
              <w:rPr/>
            </w:r>
          </w:p>
          <w:p>
            <w:pPr>
              <w:pStyle w:val="Normal"/>
              <w:spacing w:before="60" w:after="100"/>
              <w:rPr/>
            </w:pPr>
            <w:r>
              <w:rPr>
                <w:rFonts w:eastAsia="Arial" w:cs="Arial"/>
                <w:b/>
                <w:bCs/>
                <w:color w:val="1E293B"/>
                <w:sz w:val="20"/>
                <w:szCs w:val="20"/>
              </w:rPr>
              <w:t>"User Data"</w:t>
            </w:r>
            <w:r>
              <w:rPr>
                <w:rFonts w:eastAsia="Arial" w:cs="Arial"/>
                <w:color w:val="1E293B"/>
                <w:sz w:val="20"/>
                <w:szCs w:val="20"/>
              </w:rPr>
              <w:t xml:space="preserve">  means any data, information, or content submitted, uploaded, or otherwise provided by the Client, HOA Members, or Residents through the Platform, including Directory Profiles, internal messages, and community documents.</w:t>
            </w:r>
          </w:p>
          <w:p>
            <w:pPr>
              <w:pStyle w:val="Normal"/>
              <w:spacing w:before="0" w:after="40"/>
              <w:rPr/>
            </w:pPr>
            <w:r>
              <w:rPr/>
            </w:r>
          </w:p>
          <w:p>
            <w:pPr>
              <w:pStyle w:val="Normal"/>
              <w:spacing w:before="60" w:after="100"/>
              <w:rPr/>
            </w:pPr>
            <w:r>
              <w:rPr>
                <w:rFonts w:eastAsia="Arial" w:cs="Arial"/>
                <w:b/>
                <w:bCs/>
                <w:color w:val="1E293B"/>
                <w:sz w:val="20"/>
                <w:szCs w:val="20"/>
              </w:rPr>
              <w:t>"Value-Added Service"</w:t>
            </w:r>
            <w:r>
              <w:rPr>
                <w:rFonts w:eastAsia="Arial" w:cs="Arial"/>
                <w:color w:val="1E293B"/>
                <w:sz w:val="20"/>
                <w:szCs w:val="20"/>
              </w:rPr>
              <w:t xml:space="preserve">  means any additional service feature (including external email routing under the Community Domain) not included in the base Platform licence, which may be made available by the Provider under a separate written addendum at additional cost.</w:t>
            </w:r>
          </w:p>
        </w:tc>
      </w:tr>
    </w:tbl>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2. LICENSE GRANT</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2.1  Grant of License</w:t>
      </w:r>
    </w:p>
    <w:p>
      <w:pPr>
        <w:pStyle w:val="Normal"/>
        <w:spacing w:before="60" w:after="100"/>
        <w:rPr>
          <w:rFonts w:eastAsia="Arial" w:cs="Arial"/>
          <w:color w:val="1E293B"/>
          <w:sz w:val="20"/>
          <w:szCs w:val="20"/>
        </w:rPr>
      </w:pPr>
      <w:r>
        <w:rPr>
          <w:rFonts w:eastAsia="Arial" w:cs="Arial"/>
          <w:color w:val="1E293B"/>
          <w:sz w:val="20"/>
          <w:szCs w:val="20"/>
        </w:rPr>
        <w:t>Subject to the terms and conditions of this Agreement and timely payment of all Fees, the Provider hereby grants the Client a limited, non-exclusive, non-transferable, non-sublicensable license to access and use the Platform during the Term solely for the Client's internal administrative and community management purposes within the Soralia Village development.</w:t>
      </w:r>
    </w:p>
    <w:p>
      <w:pPr>
        <w:pStyle w:val="Normal"/>
        <w:spacing w:before="180" w:after="60"/>
        <w:rPr>
          <w:rFonts w:eastAsia="Arial" w:cs="Arial"/>
          <w:b/>
          <w:bCs/>
          <w:color w:val="3B5E8C"/>
          <w:sz w:val="20"/>
          <w:szCs w:val="20"/>
        </w:rPr>
      </w:pPr>
      <w:r>
        <w:rPr>
          <w:rFonts w:eastAsia="Arial" w:cs="Arial"/>
          <w:b/>
          <w:bCs/>
          <w:color w:val="3B5E8C"/>
          <w:sz w:val="20"/>
          <w:szCs w:val="20"/>
        </w:rPr>
        <w:t>2.2  Authorized Users and Seat Types</w:t>
      </w:r>
    </w:p>
    <w:p>
      <w:pPr>
        <w:pStyle w:val="Normal"/>
        <w:spacing w:before="60" w:after="100"/>
        <w:rPr>
          <w:rFonts w:eastAsia="Arial" w:cs="Arial"/>
          <w:color w:val="1E293B"/>
          <w:sz w:val="20"/>
          <w:szCs w:val="20"/>
        </w:rPr>
      </w:pPr>
      <w:r>
        <w:rPr>
          <w:rFonts w:eastAsia="Arial" w:cs="Arial"/>
          <w:color w:val="1E293B"/>
          <w:sz w:val="20"/>
          <w:szCs w:val="20"/>
        </w:rPr>
        <w:t>The Client is authorized to provision the following seat types on the Platform:</w:t>
      </w:r>
    </w:p>
    <w:p>
      <w:pPr>
        <w:pStyle w:val="ListParagraph"/>
        <w:numPr>
          <w:ilvl w:val="0"/>
          <w:numId w:val="75"/>
        </w:numPr>
        <w:spacing w:before="40" w:after="40"/>
        <w:rPr/>
      </w:pPr>
      <w:r>
        <w:rPr>
          <w:rFonts w:eastAsia="Arial" w:cs="Arial"/>
          <w:b/>
          <w:bCs/>
          <w:color w:val="1E293B"/>
          <w:sz w:val="20"/>
          <w:szCs w:val="20"/>
        </w:rPr>
        <w:t>Standard Seat</w:t>
      </w:r>
      <w:r>
        <w:rPr>
          <w:rFonts w:eastAsia="Arial" w:cs="Arial"/>
          <w:color w:val="1E293B"/>
          <w:sz w:val="20"/>
          <w:szCs w:val="20"/>
        </w:rPr>
        <w:t xml:space="preserve"> — one (1) per Household, assigned to the primary household login. The Standard Seat holder manages the Household's Platform Address, Directory Profile, and up to five (5) Address Aliases on behalf of individual Household members.</w:t>
      </w:r>
    </w:p>
    <w:p>
      <w:pPr>
        <w:pStyle w:val="ListParagraph"/>
        <w:numPr>
          <w:ilvl w:val="0"/>
          <w:numId w:val="76"/>
        </w:numPr>
        <w:spacing w:before="40" w:after="40"/>
        <w:rPr/>
      </w:pPr>
      <w:r>
        <w:rPr>
          <w:rFonts w:eastAsia="Arial" w:cs="Arial"/>
          <w:b/>
          <w:bCs/>
          <w:color w:val="1E293B"/>
          <w:sz w:val="20"/>
          <w:szCs w:val="20"/>
        </w:rPr>
        <w:t xml:space="preserve">Premium Seat </w:t>
      </w:r>
      <w:r>
        <w:rPr>
          <w:rFonts w:eastAsia="Arial" w:cs="Arial"/>
          <w:color w:val="1E293B"/>
          <w:sz w:val="20"/>
          <w:szCs w:val="20"/>
        </w:rPr>
        <w:t>— an optional named individual login with a personal Platform Address within the Community Domain (e.g. myname@[community-domain]), independent of any unit designation. Premium Seats may be held by HOA Members, Residents, or authorized community representatives.</w:t>
      </w:r>
    </w:p>
    <w:p>
      <w:pPr>
        <w:pStyle w:val="ListParagraph"/>
        <w:numPr>
          <w:ilvl w:val="0"/>
          <w:numId w:val="77"/>
        </w:numPr>
        <w:spacing w:before="40" w:after="40"/>
        <w:rPr>
          <w:rFonts w:eastAsia="Arial" w:cs="Arial"/>
          <w:color w:val="1E293B"/>
          <w:sz w:val="20"/>
          <w:szCs w:val="20"/>
        </w:rPr>
      </w:pPr>
      <w:r>
        <w:rPr>
          <w:rFonts w:eastAsia="Arial" w:cs="Arial"/>
          <w:color w:val="1E293B"/>
          <w:sz w:val="20"/>
          <w:szCs w:val="20"/>
        </w:rPr>
        <w:t>Complimentary Allocation — five (5) Premium Seats provided at no charge to the Client for allocation to HOA board members and committee representatives, as designated by the Client from time to time.</w:t>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A Standard Seat is not transferable between Households. A Premium Seat is associated with a named individual and travels with that individual if they move between units within the community. Seat sharing is not permitted.</w:t>
      </w:r>
    </w:p>
    <w:p>
      <w:pPr>
        <w:pStyle w:val="Normal"/>
        <w:spacing w:before="180" w:after="60"/>
        <w:rPr>
          <w:rFonts w:eastAsia="Arial" w:cs="Arial"/>
          <w:b/>
          <w:bCs/>
          <w:color w:val="3B5E8C"/>
          <w:sz w:val="20"/>
          <w:szCs w:val="20"/>
        </w:rPr>
      </w:pPr>
      <w:r>
        <w:rPr>
          <w:rFonts w:eastAsia="Arial" w:cs="Arial"/>
          <w:b/>
          <w:bCs/>
          <w:color w:val="3B5E8C"/>
          <w:sz w:val="20"/>
          <w:szCs w:val="20"/>
        </w:rPr>
        <w:t>2.3  Licence Capacity and Address Aliases</w:t>
      </w:r>
    </w:p>
    <w:p>
      <w:pPr>
        <w:pStyle w:val="Normal"/>
        <w:spacing w:before="60" w:after="100"/>
        <w:rPr>
          <w:rFonts w:eastAsia="Arial" w:cs="Arial"/>
          <w:color w:val="1E293B"/>
          <w:sz w:val="20"/>
          <w:szCs w:val="20"/>
        </w:rPr>
      </w:pPr>
      <w:r>
        <w:rPr>
          <w:rFonts w:eastAsia="Arial" w:cs="Arial"/>
          <w:color w:val="1E293B"/>
          <w:sz w:val="20"/>
          <w:szCs w:val="20"/>
        </w:rPr>
        <w:t>The initial Licence Count is set out in Schedule A and is based on the Client's estimated community size of 100 to 200 Households. Each Household Licence includes:</w:t>
      </w:r>
    </w:p>
    <w:p>
      <w:pPr>
        <w:pStyle w:val="ListParagraph"/>
        <w:numPr>
          <w:ilvl w:val="0"/>
          <w:numId w:val="78"/>
        </w:numPr>
        <w:spacing w:before="40" w:after="40"/>
        <w:rPr>
          <w:rFonts w:eastAsia="Arial" w:cs="Arial"/>
          <w:color w:val="1E293B"/>
          <w:sz w:val="20"/>
          <w:szCs w:val="20"/>
        </w:rPr>
      </w:pPr>
      <w:r>
        <w:rPr>
          <w:rFonts w:eastAsia="Arial" w:cs="Arial"/>
          <w:color w:val="1E293B"/>
          <w:sz w:val="20"/>
          <w:szCs w:val="20"/>
        </w:rPr>
        <w:t>one (1) Standard Seat (one authenticated login per Household);</w:t>
      </w:r>
    </w:p>
    <w:p>
      <w:pPr>
        <w:pStyle w:val="ListParagraph"/>
        <w:numPr>
          <w:ilvl w:val="0"/>
          <w:numId w:val="79"/>
        </w:numPr>
        <w:spacing w:before="40" w:after="40"/>
        <w:rPr>
          <w:rFonts w:eastAsia="Arial" w:cs="Arial"/>
          <w:color w:val="1E293B"/>
          <w:sz w:val="20"/>
          <w:szCs w:val="20"/>
        </w:rPr>
      </w:pPr>
      <w:r>
        <w:rPr>
          <w:rFonts w:eastAsia="Arial" w:cs="Arial"/>
          <w:color w:val="1E293B"/>
          <w:sz w:val="20"/>
          <w:szCs w:val="20"/>
        </w:rPr>
        <w:t>one (1) Household-level Platform Address within the Community Domain (e.g. unitNNN@[community-domain]);</w:t>
      </w:r>
    </w:p>
    <w:p>
      <w:pPr>
        <w:pStyle w:val="ListParagraph"/>
        <w:numPr>
          <w:ilvl w:val="0"/>
          <w:numId w:val="80"/>
        </w:numPr>
        <w:spacing w:before="40" w:after="40"/>
        <w:rPr>
          <w:rFonts w:eastAsia="Arial" w:cs="Arial"/>
          <w:color w:val="1E293B"/>
          <w:sz w:val="20"/>
          <w:szCs w:val="20"/>
        </w:rPr>
      </w:pPr>
      <w:r>
        <w:rPr>
          <w:rFonts w:eastAsia="Arial" w:cs="Arial"/>
          <w:color w:val="1E293B"/>
          <w:sz w:val="20"/>
          <w:szCs w:val="20"/>
        </w:rPr>
        <w:t>one (1) Household-level Directory Profile; and</w:t>
      </w:r>
    </w:p>
    <w:p>
      <w:pPr>
        <w:pStyle w:val="ListParagraph"/>
        <w:numPr>
          <w:ilvl w:val="0"/>
          <w:numId w:val="81"/>
        </w:numPr>
        <w:spacing w:before="40" w:after="40"/>
        <w:rPr>
          <w:rFonts w:eastAsia="Arial" w:cs="Arial"/>
          <w:color w:val="1E293B"/>
          <w:sz w:val="20"/>
          <w:szCs w:val="20"/>
        </w:rPr>
      </w:pPr>
      <w:r>
        <w:rPr>
          <w:rFonts w:eastAsia="Arial" w:cs="Arial"/>
          <w:color w:val="1E293B"/>
          <w:sz w:val="20"/>
          <w:szCs w:val="20"/>
        </w:rPr>
        <w:t>up to five (5) Address Aliases within the Community Domain for individual Household members (e.g. name.unitNNN@[community-domain]).</w:t>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Address Aliases are managed by the Standard Seat holder and do not constitute independent logins. Individual Household members with Address Aliases have their own Directory Profile cards and receive Platform messages routed through the Household's Standard Seat.</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180" w:after="60"/>
        <w:rPr>
          <w:rFonts w:eastAsia="Arial" w:cs="Arial"/>
          <w:b/>
          <w:bCs/>
          <w:color w:val="3B5E8C"/>
          <w:sz w:val="20"/>
          <w:szCs w:val="20"/>
        </w:rPr>
      </w:pPr>
      <w:r>
        <w:rPr>
          <w:rFonts w:eastAsia="Arial" w:cs="Arial"/>
          <w:b/>
          <w:bCs/>
          <w:color w:val="3B5E8C"/>
          <w:sz w:val="20"/>
          <w:szCs w:val="20"/>
        </w:rPr>
        <w:t>2.4  Community Domain</w:t>
      </w:r>
    </w:p>
    <w:p>
      <w:pPr>
        <w:pStyle w:val="Normal"/>
        <w:spacing w:before="60" w:after="100"/>
        <w:rPr>
          <w:rFonts w:eastAsia="Arial" w:cs="Arial"/>
          <w:color w:val="1E293B"/>
          <w:sz w:val="20"/>
          <w:szCs w:val="20"/>
        </w:rPr>
      </w:pPr>
      <w:r>
        <w:rPr>
          <w:rFonts w:eastAsia="Arial" w:cs="Arial"/>
          <w:color w:val="1E293B"/>
          <w:sz w:val="20"/>
          <w:szCs w:val="20"/>
        </w:rPr>
        <w:t>The Platform Address namespace is anchored to the Community Domain registered by the Client and recorded in Schedule A. The following terms govern the Community Domain:</w:t>
      </w:r>
    </w:p>
    <w:p>
      <w:pPr>
        <w:pStyle w:val="BodyText"/>
        <w:numPr>
          <w:ilvl w:val="0"/>
          <w:numId w:val="82"/>
        </w:numPr>
        <w:spacing w:before="40" w:after="40"/>
        <w:rPr/>
      </w:pPr>
      <w:r>
        <w:rPr>
          <w:rStyle w:val="Strong"/>
          <w:rFonts w:eastAsia="Arial" w:cs="Arial"/>
          <w:b/>
          <w:bCs/>
          <w:color w:val="3B5E8C"/>
          <w:sz w:val="20"/>
          <w:szCs w:val="20"/>
        </w:rPr>
        <w:t>Client Responsibility</w:t>
      </w:r>
      <w:r>
        <w:rPr>
          <w:rFonts w:eastAsia="Arial" w:cs="Arial"/>
          <w:b/>
          <w:bCs/>
          <w:color w:val="3B5E8C"/>
          <w:sz w:val="20"/>
          <w:szCs w:val="20"/>
        </w:rPr>
        <w:t>:</w:t>
      </w:r>
      <w:r>
        <w:rPr>
          <w:rFonts w:eastAsia="Arial" w:cs="Arial"/>
          <w:color w:val="1E293B"/>
          <w:sz w:val="20"/>
          <w:szCs w:val="20"/>
        </w:rPr>
        <w:t xml:space="preserve"> The Client is solely responsible for registering, maintaining, renewing, and paying all fees associated with the Community Domain. While the Provider offers domain registration and renewal services on its standard commercial terms and fees, the Client is under no obligation to use the Provider’s domain registration services and may register or manage the Community Domain through any registrar of its choice. </w:t>
      </w:r>
    </w:p>
    <w:p>
      <w:pPr>
        <w:pStyle w:val="BodyText"/>
        <w:numPr>
          <w:ilvl w:val="0"/>
          <w:numId w:val="1"/>
        </w:numPr>
        <w:tabs>
          <w:tab w:val="clear" w:pos="720"/>
          <w:tab w:val="left" w:pos="0" w:leader="none"/>
        </w:tabs>
        <w:spacing w:before="0" w:after="0"/>
        <w:ind w:hanging="283" w:left="720"/>
        <w:rPr/>
      </w:pPr>
      <w:r>
        <w:rPr>
          <w:rStyle w:val="Strong"/>
          <w:color w:val="3B5E8C"/>
        </w:rPr>
        <w:t>Configuration</w:t>
      </w:r>
      <w:r>
        <w:rPr>
          <w:color w:val="3B5E8C"/>
        </w:rPr>
        <w:t>:</w:t>
      </w:r>
      <w:r>
        <w:rPr/>
        <w:t xml:space="preserve"> The Provider will configure the Platform to recognise and issue Platform Addresses within the Community Domain recorded in Schedule A. Where the Client designates multiple domains, the parties shall agree in writing which domain(s) shall be the active Community Domain(s). </w:t>
      </w:r>
    </w:p>
    <w:p>
      <w:pPr>
        <w:pStyle w:val="BodyText"/>
        <w:numPr>
          <w:ilvl w:val="0"/>
          <w:numId w:val="2"/>
        </w:numPr>
        <w:tabs>
          <w:tab w:val="clear" w:pos="720"/>
          <w:tab w:val="left" w:pos="0" w:leader="none"/>
        </w:tabs>
        <w:spacing w:before="0" w:after="0"/>
        <w:ind w:hanging="283" w:left="720"/>
        <w:rPr/>
      </w:pPr>
      <w:r>
        <w:rPr>
          <w:rStyle w:val="Strong"/>
          <w:color w:val="3B5E8C"/>
        </w:rPr>
        <w:t>Domain Change</w:t>
      </w:r>
      <w:r>
        <w:rPr>
          <w:color w:val="3B5E8C"/>
        </w:rPr>
        <w:t>:</w:t>
      </w:r>
      <w:r>
        <w:rPr/>
        <w:t xml:space="preserve"> If the Client registers a different domain or wishes to change its Community Domain after the Effective Date, the Client shall give the Provider no less than thirty (30) days’ prior written notice. The Provider shall use commercially reasonable efforts to reconfigure the Platform within a reasonable timeframe. Any costs associated with address migration shall be agreed in a separate written order. </w:t>
      </w:r>
    </w:p>
    <w:p>
      <w:pPr>
        <w:pStyle w:val="BodyText"/>
        <w:numPr>
          <w:ilvl w:val="0"/>
          <w:numId w:val="3"/>
        </w:numPr>
        <w:tabs>
          <w:tab w:val="clear" w:pos="720"/>
          <w:tab w:val="left" w:pos="0" w:leader="none"/>
        </w:tabs>
        <w:spacing w:before="0" w:after="0"/>
        <w:ind w:hanging="283" w:left="720"/>
        <w:rPr/>
      </w:pPr>
      <w:r>
        <w:rPr>
          <w:rStyle w:val="Strong"/>
          <w:color w:val="3B5E8C"/>
        </w:rPr>
        <w:t>Domain Lapse</w:t>
      </w:r>
      <w:r>
        <w:rPr>
          <w:color w:val="3B5E8C"/>
        </w:rPr>
        <w:t>:</w:t>
      </w:r>
      <w:r>
        <w:rPr/>
        <w:t xml:space="preserve"> If the Community Domain lapses, expires, or is transferred to a third party for any reason, Platform Addresses will cease to function until the domain is restored or a replacement Community Domain is designated and configured. The Provider is not liable for any disruption caused by a lapsed, expired, or improperly configured Community Domain. </w:t>
      </w:r>
    </w:p>
    <w:p>
      <w:pPr>
        <w:pStyle w:val="BodyText"/>
        <w:numPr>
          <w:ilvl w:val="0"/>
          <w:numId w:val="4"/>
        </w:numPr>
        <w:tabs>
          <w:tab w:val="clear" w:pos="720"/>
          <w:tab w:val="left" w:pos="0" w:leader="none"/>
        </w:tabs>
        <w:spacing w:before="0" w:after="0"/>
        <w:ind w:hanging="283" w:left="720"/>
        <w:rPr/>
      </w:pPr>
      <w:r>
        <w:rPr>
          <w:rStyle w:val="Strong"/>
          <w:color w:val="3B5E8C"/>
        </w:rPr>
        <w:t>Provider Not Registrant</w:t>
      </w:r>
      <w:r>
        <w:rPr>
          <w:color w:val="3B5E8C"/>
        </w:rPr>
        <w:t>:</w:t>
      </w:r>
      <w:r>
        <w:rPr/>
        <w:t xml:space="preserve"> The Provider is not the registrant, owner, or operator of the Community Domain. Any dispute regarding domain ownership, registration, or DNS configuration is solely between the Client and the relevant domain registrar. </w:t>
      </w:r>
    </w:p>
    <w:p>
      <w:pPr>
        <w:pStyle w:val="BodyText"/>
        <w:numPr>
          <w:ilvl w:val="0"/>
          <w:numId w:val="5"/>
        </w:numPr>
        <w:tabs>
          <w:tab w:val="clear" w:pos="720"/>
          <w:tab w:val="left" w:pos="0" w:leader="none"/>
        </w:tabs>
        <w:ind w:hanging="283" w:left="720"/>
        <w:rPr/>
      </w:pPr>
      <w:r>
        <w:rPr>
          <w:rStyle w:val="Strong"/>
          <w:color w:val="3B5E8C"/>
        </w:rPr>
        <w:t>Illustrative Examples</w:t>
      </w:r>
      <w:r>
        <w:rPr>
          <w:color w:val="3B5E8C"/>
        </w:rPr>
        <w:t>:</w:t>
      </w:r>
      <w:r>
        <w:rPr/>
        <w:t xml:space="preserve"> All references to address formats in this Agreement using specific domain names are illustrative examples only. The operative Community Domain is the one recorded in Schedule A, as updated from time to time by written notice under this Section 2.4.</w:t>
      </w:r>
    </w:p>
    <w:p>
      <w:pPr>
        <w:pStyle w:val="Normal"/>
        <w:spacing w:before="0" w:after="80"/>
        <w:rPr/>
      </w:pPr>
      <w:r>
        <w:rPr/>
      </w:r>
    </w:p>
    <w:p>
      <w:pPr>
        <w:pStyle w:val="Normal"/>
        <w:spacing w:before="180" w:after="60"/>
        <w:rPr>
          <w:rFonts w:eastAsia="Arial" w:cs="Arial"/>
          <w:b/>
          <w:bCs/>
          <w:color w:val="3B5E8C"/>
          <w:sz w:val="20"/>
          <w:szCs w:val="20"/>
        </w:rPr>
      </w:pPr>
      <w:r>
        <w:rPr>
          <w:rFonts w:eastAsia="Arial" w:cs="Arial"/>
          <w:b/>
          <w:bCs/>
          <w:color w:val="3B5E8C"/>
          <w:sz w:val="20"/>
          <w:szCs w:val="20"/>
        </w:rPr>
        <w:t>2.5  Restrictions</w:t>
      </w:r>
    </w:p>
    <w:p>
      <w:pPr>
        <w:pStyle w:val="Normal"/>
        <w:spacing w:before="60" w:after="100"/>
        <w:rPr>
          <w:rFonts w:eastAsia="Arial" w:cs="Arial"/>
          <w:color w:val="1E293B"/>
          <w:sz w:val="20"/>
          <w:szCs w:val="20"/>
        </w:rPr>
      </w:pPr>
      <w:r>
        <w:rPr>
          <w:rFonts w:eastAsia="Arial" w:cs="Arial"/>
          <w:color w:val="1E293B"/>
          <w:sz w:val="20"/>
          <w:szCs w:val="20"/>
        </w:rPr>
        <w:t>The Client shall not, and shall ensure that its users do not:</w:t>
      </w:r>
    </w:p>
    <w:p>
      <w:pPr>
        <w:pStyle w:val="ListParagraph"/>
        <w:numPr>
          <w:ilvl w:val="0"/>
          <w:numId w:val="83"/>
        </w:numPr>
        <w:spacing w:before="40" w:after="40"/>
        <w:rPr>
          <w:rFonts w:eastAsia="Arial" w:cs="Arial"/>
          <w:color w:val="1E293B"/>
          <w:sz w:val="20"/>
          <w:szCs w:val="20"/>
        </w:rPr>
      </w:pPr>
      <w:r>
        <w:rPr>
          <w:rFonts w:eastAsia="Arial" w:cs="Arial"/>
          <w:color w:val="1E293B"/>
          <w:sz w:val="20"/>
          <w:szCs w:val="20"/>
        </w:rPr>
        <w:t>sublicense, sell, resell, transfer, assign, or otherwise commercially exploit the Platform;</w:t>
      </w:r>
    </w:p>
    <w:p>
      <w:pPr>
        <w:pStyle w:val="ListParagraph"/>
        <w:numPr>
          <w:ilvl w:val="0"/>
          <w:numId w:val="84"/>
        </w:numPr>
        <w:spacing w:before="40" w:after="40"/>
        <w:rPr>
          <w:rFonts w:eastAsia="Arial" w:cs="Arial"/>
          <w:color w:val="1E293B"/>
          <w:sz w:val="20"/>
          <w:szCs w:val="20"/>
        </w:rPr>
      </w:pPr>
      <w:r>
        <w:rPr>
          <w:rFonts w:eastAsia="Arial" w:cs="Arial"/>
          <w:color w:val="1E293B"/>
          <w:sz w:val="20"/>
          <w:szCs w:val="20"/>
        </w:rPr>
        <w:t>modify, reverse-engineer, decompile, disassemble, or create derivative works based on the Platform;</w:t>
      </w:r>
    </w:p>
    <w:p>
      <w:pPr>
        <w:pStyle w:val="ListParagraph"/>
        <w:numPr>
          <w:ilvl w:val="0"/>
          <w:numId w:val="85"/>
        </w:numPr>
        <w:spacing w:before="40" w:after="40"/>
        <w:rPr>
          <w:rFonts w:eastAsia="Arial" w:cs="Arial"/>
          <w:color w:val="1E293B"/>
          <w:sz w:val="20"/>
          <w:szCs w:val="20"/>
        </w:rPr>
      </w:pPr>
      <w:r>
        <w:rPr>
          <w:rFonts w:eastAsia="Arial" w:cs="Arial"/>
          <w:color w:val="1E293B"/>
          <w:sz w:val="20"/>
          <w:szCs w:val="20"/>
        </w:rPr>
        <w:t>use the Platform to provide services to any party outside of the Soralia Village community;</w:t>
      </w:r>
    </w:p>
    <w:p>
      <w:pPr>
        <w:pStyle w:val="ListParagraph"/>
        <w:numPr>
          <w:ilvl w:val="0"/>
          <w:numId w:val="86"/>
        </w:numPr>
        <w:spacing w:before="40" w:after="40"/>
        <w:rPr>
          <w:rFonts w:eastAsia="Arial" w:cs="Arial"/>
          <w:color w:val="1E293B"/>
          <w:sz w:val="20"/>
          <w:szCs w:val="20"/>
        </w:rPr>
      </w:pPr>
      <w:r>
        <w:rPr>
          <w:rFonts w:eastAsia="Arial" w:cs="Arial"/>
          <w:color w:val="1E293B"/>
          <w:sz w:val="20"/>
          <w:szCs w:val="20"/>
        </w:rPr>
        <w:t>access the Platform in order to build a competitive product or service;</w:t>
      </w:r>
    </w:p>
    <w:p>
      <w:pPr>
        <w:pStyle w:val="ListParagraph"/>
        <w:numPr>
          <w:ilvl w:val="0"/>
          <w:numId w:val="87"/>
        </w:numPr>
        <w:spacing w:before="40" w:after="40"/>
        <w:rPr>
          <w:rFonts w:eastAsia="Arial" w:cs="Arial"/>
          <w:color w:val="1E293B"/>
          <w:sz w:val="20"/>
          <w:szCs w:val="20"/>
        </w:rPr>
      </w:pPr>
      <w:r>
        <w:rPr>
          <w:rFonts w:eastAsia="Arial" w:cs="Arial"/>
          <w:color w:val="1E293B"/>
          <w:sz w:val="20"/>
          <w:szCs w:val="20"/>
        </w:rPr>
        <w:t>use the Platform in any manner that violates applicable law or regulation; or</w:t>
      </w:r>
    </w:p>
    <w:p>
      <w:pPr>
        <w:pStyle w:val="ListParagraph"/>
        <w:numPr>
          <w:ilvl w:val="0"/>
          <w:numId w:val="88"/>
        </w:numPr>
        <w:spacing w:before="40" w:after="40"/>
        <w:rPr>
          <w:rFonts w:eastAsia="Arial" w:cs="Arial"/>
          <w:color w:val="1E293B"/>
          <w:sz w:val="20"/>
          <w:szCs w:val="20"/>
        </w:rPr>
      </w:pPr>
      <w:r>
        <w:rPr>
          <w:rFonts w:eastAsia="Arial" w:cs="Arial"/>
          <w:color w:val="1E293B"/>
          <w:sz w:val="20"/>
          <w:szCs w:val="20"/>
        </w:rPr>
        <w:t>remove or obscure any proprietary notices on the Platform.</w:t>
      </w:r>
    </w:p>
    <w:p>
      <w:pPr>
        <w:pStyle w:val="Normal"/>
        <w:spacing w:before="0" w:after="60"/>
        <w:rPr/>
      </w:pPr>
      <w:r>
        <w:rPr/>
      </w:r>
    </w:p>
    <w:p>
      <w:pPr>
        <w:pStyle w:val="Normal"/>
        <w:spacing w:lineRule="auto" w:line="276" w:before="60" w:after="100"/>
        <w:rPr>
          <w:rFonts w:eastAsia="Arial" w:cs="Arial"/>
          <w:color w:val="1E293B"/>
          <w:sz w:val="20"/>
          <w:szCs w:val="20"/>
        </w:rPr>
      </w:pPr>
      <w:r>
        <w:rPr>
          <w:rFonts w:eastAsia="Arial" w:cs="Arial"/>
          <w:b/>
          <w:bCs/>
          <w:color w:val="3B5E8C"/>
          <w:sz w:val="20"/>
          <w:szCs w:val="20"/>
        </w:rPr>
        <w:t xml:space="preserve">Variation by Addendum: </w:t>
      </w:r>
      <w:r>
        <w:rPr>
          <w:rFonts w:eastAsia="Arial" w:cs="Arial"/>
          <w:color w:val="1E293B"/>
          <w:sz w:val="20"/>
          <w:szCs w:val="20"/>
        </w:rPr>
        <w:t xml:space="preserve">The restrictions in this Section 2.5 relating to commercial exploitation of the Platform and the provision of services to third parties may be varied, extended, or waived to the extent expressly set out in the Addendum: Community Services Directory (Schedule D), and Addendum: Agent Interface (Schedule E) once executed by both parties. In the event of any conflict between </w:t>
      </w:r>
      <w:del w:id="0" w:author="Claude" w:date="2026-05-17T00:00:00Z">
        <w:commentRangeStart w:id="0"/>
        <w:r>
          <w:rPr>
            <w:rFonts w:eastAsia="Arial" w:cs="Arial"/>
            <w:color w:val="1E293B"/>
            <w:sz w:val="20"/>
            <w:szCs w:val="20"/>
          </w:rPr>
          <w:delText>this Section 2.4</w:delText>
        </w:r>
      </w:del>
      <w:ins w:id="1" w:author="Claude" w:date="2026-05-17T00:00:00Z">
        <w:r>
          <w:rPr>
            <w:rFonts w:eastAsia="Arial" w:cs="Arial"/>
            <w:color w:val="1E293B"/>
            <w:sz w:val="20"/>
            <w:szCs w:val="20"/>
          </w:rPr>
          <w:t>this Section 2.5</w:t>
        </w:r>
      </w:ins>
      <w:r>
        <w:rPr>
          <w:rFonts w:eastAsia="Arial" w:cs="Arial"/>
          <w:color w:val="1E293B"/>
          <w:sz w:val="20"/>
          <w:szCs w:val="20"/>
        </w:rPr>
      </w:r>
      <w:commentRangeEnd w:id="0"/>
      <w:r>
        <w:commentReference w:id="0"/>
      </w:r>
      <w:r>
        <w:rPr>
          <w:rFonts w:eastAsia="Arial" w:cs="Arial"/>
          <w:color w:val="1E293B"/>
          <w:sz w:val="20"/>
          <w:szCs w:val="20"/>
        </w:rPr>
        <w:t xml:space="preserve"> and Schedule D, Schedule D shall prevail to the extent of the inconsistency.</w:t>
      </w:r>
    </w:p>
    <w:p>
      <w:pPr>
        <w:pStyle w:val="Normal"/>
        <w:spacing w:before="0" w:after="80"/>
        <w:rPr/>
      </w:pPr>
      <w:r>
        <w:rPr/>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3. SUBSCRIPTION TERM</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3.1  Initial Term</w:t>
      </w:r>
    </w:p>
    <w:p>
      <w:pPr>
        <w:pStyle w:val="Normal"/>
        <w:spacing w:before="60" w:after="100"/>
        <w:rPr>
          <w:rFonts w:eastAsia="Arial" w:cs="Arial"/>
          <w:color w:val="1E293B"/>
          <w:sz w:val="20"/>
          <w:szCs w:val="20"/>
        </w:rPr>
      </w:pPr>
      <w:r>
        <w:rPr>
          <w:rFonts w:eastAsia="Arial" w:cs="Arial"/>
          <w:color w:val="1E293B"/>
          <w:sz w:val="20"/>
          <w:szCs w:val="20"/>
        </w:rPr>
        <w:t>This Agreement commences on the Effective Date and continues for the Initial Term selected by the Client, as specified in Schedule A, which shall be either:</w:t>
      </w:r>
    </w:p>
    <w:p>
      <w:pPr>
        <w:pStyle w:val="ListParagraph"/>
        <w:numPr>
          <w:ilvl w:val="0"/>
          <w:numId w:val="89"/>
        </w:numPr>
        <w:spacing w:before="40" w:after="40"/>
        <w:rPr>
          <w:rFonts w:eastAsia="Arial" w:cs="Arial"/>
          <w:color w:val="1E293B"/>
          <w:sz w:val="20"/>
          <w:szCs w:val="20"/>
        </w:rPr>
      </w:pPr>
      <w:r>
        <w:rPr>
          <w:rFonts w:eastAsia="Arial" w:cs="Arial"/>
          <w:color w:val="1E293B"/>
          <w:sz w:val="20"/>
          <w:szCs w:val="20"/>
        </w:rPr>
        <w:t>Annual Term: twelve (12) months; or</w:t>
      </w:r>
    </w:p>
    <w:p>
      <w:pPr>
        <w:pStyle w:val="ListParagraph"/>
        <w:numPr>
          <w:ilvl w:val="0"/>
          <w:numId w:val="90"/>
        </w:numPr>
        <w:spacing w:before="40" w:after="40"/>
        <w:rPr>
          <w:rFonts w:eastAsia="Arial" w:cs="Arial"/>
          <w:color w:val="1E293B"/>
          <w:sz w:val="20"/>
          <w:szCs w:val="20"/>
        </w:rPr>
      </w:pPr>
      <w:r>
        <w:rPr>
          <w:rFonts w:eastAsia="Arial" w:cs="Arial"/>
          <w:color w:val="1E293B"/>
          <w:sz w:val="20"/>
          <w:szCs w:val="20"/>
        </w:rPr>
        <w:t>Multi-Year Term: twenty-four (24) months or thirty-six (36) months.</w:t>
      </w:r>
    </w:p>
    <w:p>
      <w:pPr>
        <w:pStyle w:val="Normal"/>
        <w:spacing w:before="180" w:after="60"/>
        <w:rPr>
          <w:rFonts w:eastAsia="Arial" w:cs="Arial"/>
          <w:b/>
          <w:bCs/>
          <w:color w:val="3B5E8C"/>
          <w:sz w:val="20"/>
          <w:szCs w:val="20"/>
        </w:rPr>
      </w:pPr>
      <w:r>
        <w:rPr>
          <w:rFonts w:eastAsia="Arial" w:cs="Arial"/>
          <w:b/>
          <w:bCs/>
          <w:color w:val="3B5E8C"/>
          <w:sz w:val="20"/>
          <w:szCs w:val="20"/>
        </w:rPr>
        <w:t>3.2  Automatic Renewal</w:t>
      </w:r>
    </w:p>
    <w:p>
      <w:pPr>
        <w:pStyle w:val="Normal"/>
        <w:spacing w:before="60" w:after="100"/>
        <w:rPr/>
      </w:pPr>
      <w:r>
        <w:rPr>
          <w:rFonts w:eastAsia="Arial" w:cs="Arial"/>
          <w:color w:val="1E293B"/>
          <w:sz w:val="20"/>
          <w:szCs w:val="20"/>
        </w:rPr>
        <w:t>Upon expiry of the Initial Term, and each subsequent Term, this Agreement shall automatically renew for successive Annual Terms unless either party provides written notice of non-renewal at least sixty (60) days prior to the expiry of the then-current Term.</w:t>
      </w:r>
    </w:p>
    <w:p>
      <w:pPr>
        <w:pStyle w:val="Normal"/>
        <w:spacing w:before="180" w:after="60"/>
        <w:rPr>
          <w:rFonts w:eastAsia="Arial" w:cs="Arial"/>
          <w:b/>
          <w:bCs/>
          <w:color w:val="3B5E8C"/>
          <w:sz w:val="20"/>
          <w:szCs w:val="20"/>
        </w:rPr>
      </w:pPr>
      <w:r>
        <w:rPr>
          <w:rFonts w:eastAsia="Arial" w:cs="Arial"/>
          <w:b/>
          <w:bCs/>
          <w:color w:val="3B5E8C"/>
          <w:sz w:val="20"/>
          <w:szCs w:val="20"/>
        </w:rPr>
        <w:t>3.3  Multi-Year Commitment</w:t>
      </w:r>
    </w:p>
    <w:p>
      <w:pPr>
        <w:pStyle w:val="Normal"/>
        <w:spacing w:before="60" w:after="100"/>
        <w:rPr>
          <w:rFonts w:eastAsia="Arial" w:cs="Arial"/>
          <w:color w:val="1E293B"/>
          <w:sz w:val="20"/>
          <w:szCs w:val="20"/>
        </w:rPr>
      </w:pPr>
      <w:r>
        <w:rPr>
          <w:rFonts w:eastAsia="Arial" w:cs="Arial"/>
          <w:color w:val="1E293B"/>
          <w:sz w:val="20"/>
          <w:szCs w:val="20"/>
        </w:rPr>
        <w:t>Where the Client elects a Multi-Year Term, the pricing discount set out in Schedule A shall apply for the entirety of such Multi-Year Term. Early termination during a Multi-Year Term is subject to the provisions of Section 12.3 (Early Termination Fee).</w:t>
      </w:r>
    </w:p>
    <w:p>
      <w:pPr>
        <w:pStyle w:val="Normal"/>
        <w:spacing w:before="180" w:after="60"/>
        <w:rPr>
          <w:rFonts w:eastAsia="Arial" w:cs="Arial"/>
          <w:b/>
          <w:bCs/>
          <w:color w:val="3B5E8C"/>
          <w:sz w:val="20"/>
          <w:szCs w:val="20"/>
        </w:rPr>
      </w:pPr>
      <w:r>
        <w:rPr>
          <w:rFonts w:eastAsia="Arial" w:cs="Arial"/>
          <w:b/>
          <w:bCs/>
          <w:color w:val="3B5E8C"/>
          <w:sz w:val="20"/>
          <w:szCs w:val="20"/>
        </w:rPr>
        <w:t>3.4  Price Adjustments on Renewal</w:t>
      </w:r>
    </w:p>
    <w:p>
      <w:pPr>
        <w:pStyle w:val="Normal"/>
        <w:spacing w:before="60" w:after="100"/>
        <w:rPr>
          <w:rFonts w:eastAsia="Arial" w:cs="Arial"/>
          <w:color w:val="1E293B"/>
          <w:sz w:val="20"/>
          <w:szCs w:val="20"/>
        </w:rPr>
      </w:pPr>
      <w:r>
        <w:rPr>
          <w:rFonts w:eastAsia="Arial" w:cs="Arial"/>
          <w:color w:val="1E293B"/>
          <w:sz w:val="20"/>
          <w:szCs w:val="20"/>
        </w:rPr>
        <w:t>The Provider may increase Fees on renewal by providing no less than ninety (90) days prior written notice. Any increase shall not exceed five percent (5%) per annum above the previous Term's rates, unless the parties agree otherwise in writing.</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4. FEES AND PAYMENT</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4.1  Licence Pricing Model</w:t>
      </w:r>
    </w:p>
    <w:p>
      <w:pPr>
        <w:pStyle w:val="Normal"/>
        <w:spacing w:before="60" w:after="100"/>
        <w:rPr>
          <w:rFonts w:eastAsia="Arial" w:cs="Arial"/>
          <w:color w:val="1E293B"/>
          <w:sz w:val="20"/>
          <w:szCs w:val="20"/>
        </w:rPr>
      </w:pPr>
      <w:r>
        <w:rPr>
          <w:rFonts w:eastAsia="Arial" w:cs="Arial"/>
          <w:color w:val="1E293B"/>
          <w:sz w:val="20"/>
          <w:szCs w:val="20"/>
        </w:rPr>
        <w:t>Fees are calculated on a per Household Licence and per Premium Seat basis, per annum. Standard Seat rates are set out in the table below. Premium Seat rates are calculated at 1.5 times (1.5x) the applicable Tier's Standard Seat rate. The Complimentary Allocation of five (5) Premium Seats is provided at no charge. The Client shall be invoiced based on the Licence Count at the commencement of each Term or billing cycle.</w:t>
      </w:r>
    </w:p>
    <w:p>
      <w:pPr>
        <w:pStyle w:val="Normal"/>
        <w:spacing w:before="180" w:after="60"/>
        <w:rPr>
          <w:rFonts w:eastAsia="Arial" w:cs="Arial"/>
          <w:b/>
          <w:bCs/>
          <w:color w:val="3B5E8C"/>
          <w:sz w:val="20"/>
          <w:szCs w:val="20"/>
        </w:rPr>
      </w:pPr>
      <w:r>
        <w:rPr>
          <w:rFonts w:eastAsia="Arial" w:cs="Arial"/>
          <w:b/>
          <w:bCs/>
          <w:color w:val="3B5E8C"/>
          <w:sz w:val="20"/>
          <w:szCs w:val="20"/>
        </w:rPr>
        <w:t>4.2  Pricing Schedule — Standard Seats (per Household Licence)</w:t>
      </w:r>
    </w:p>
    <w:p>
      <w:pPr>
        <w:pStyle w:val="Normal"/>
        <w:spacing w:before="0" w:after="60"/>
        <w:rPr/>
      </w:pPr>
      <w:r>
        <w:rPr/>
      </w:r>
    </w:p>
    <w:tbl>
      <w:tblPr>
        <w:tblW w:w="9720" w:type="dxa"/>
        <w:jc w:val="left"/>
        <w:tblInd w:w="-105" w:type="dxa"/>
        <w:tblLayout w:type="fixed"/>
        <w:tblCellMar>
          <w:top w:w="80" w:type="dxa"/>
          <w:left w:w="100" w:type="dxa"/>
          <w:bottom w:w="80" w:type="dxa"/>
          <w:right w:w="100" w:type="dxa"/>
        </w:tblCellMar>
      </w:tblPr>
      <w:tblGrid>
        <w:gridCol w:w="1666"/>
        <w:gridCol w:w="1562"/>
        <w:gridCol w:w="1563"/>
        <w:gridCol w:w="1739"/>
        <w:gridCol w:w="1561"/>
        <w:gridCol w:w="1628"/>
      </w:tblGrid>
      <w:tr>
        <w:trPr>
          <w:tblHeader w:val="true"/>
        </w:trPr>
        <w:tc>
          <w:tcPr>
            <w:tcW w:w="1666" w:type="dxa"/>
            <w:tcBorders>
              <w:top w:val="single" w:sz="4" w:space="0" w:color="BFDBFE"/>
              <w:left w:val="single" w:sz="4" w:space="0" w:color="BFDBFE"/>
              <w:bottom w:val="single" w:sz="4" w:space="0" w:color="BFDBFE"/>
              <w:right w:val="single" w:sz="4" w:space="0" w:color="BFDBFE"/>
            </w:tcBorders>
            <w:shd w:fill="1E40AF" w:val="clear"/>
          </w:tcPr>
          <w:p>
            <w:pPr>
              <w:pStyle w:val="Normal"/>
              <w:jc w:val="left"/>
              <w:rPr>
                <w:rFonts w:eastAsia="Arial" w:cs="Arial"/>
                <w:b/>
                <w:bCs/>
                <w:color w:val="FFFFFF"/>
                <w:sz w:val="18"/>
                <w:szCs w:val="18"/>
              </w:rPr>
            </w:pPr>
            <w:r>
              <w:rPr>
                <w:rFonts w:eastAsia="Arial" w:cs="Arial"/>
                <w:b/>
                <w:bCs/>
                <w:color w:val="FFFFFF"/>
                <w:sz w:val="18"/>
                <w:szCs w:val="18"/>
              </w:rPr>
              <w:t>Tier</w:t>
            </w:r>
          </w:p>
        </w:tc>
        <w:tc>
          <w:tcPr>
            <w:tcW w:w="1562" w:type="dxa"/>
            <w:tcBorders>
              <w:top w:val="single" w:sz="4" w:space="0" w:color="BFDBFE"/>
              <w:left w:val="single" w:sz="4" w:space="0" w:color="BFDBFE"/>
              <w:bottom w:val="single" w:sz="4" w:space="0" w:color="BFDBFE"/>
              <w:right w:val="single" w:sz="4" w:space="0" w:color="BFDBFE"/>
            </w:tcBorders>
            <w:shd w:fill="1E40AF" w:val="clear"/>
          </w:tcPr>
          <w:p>
            <w:pPr>
              <w:pStyle w:val="Normal"/>
              <w:jc w:val="left"/>
              <w:rPr>
                <w:rFonts w:eastAsia="Arial" w:cs="Arial"/>
                <w:b/>
                <w:bCs/>
                <w:color w:val="FFFFFF"/>
                <w:sz w:val="18"/>
                <w:szCs w:val="18"/>
              </w:rPr>
            </w:pPr>
            <w:r>
              <w:rPr>
                <w:rFonts w:eastAsia="Arial" w:cs="Arial"/>
                <w:b/>
                <w:bCs/>
                <w:color w:val="FFFFFF"/>
                <w:sz w:val="18"/>
                <w:szCs w:val="18"/>
              </w:rPr>
              <w:t>Households</w:t>
            </w:r>
          </w:p>
        </w:tc>
        <w:tc>
          <w:tcPr>
            <w:tcW w:w="1563" w:type="dxa"/>
            <w:tcBorders>
              <w:top w:val="single" w:sz="4" w:space="0" w:color="BFDBFE"/>
              <w:left w:val="single" w:sz="4" w:space="0" w:color="BFDBFE"/>
              <w:bottom w:val="single" w:sz="4" w:space="0" w:color="BFDBFE"/>
              <w:right w:val="single" w:sz="4" w:space="0" w:color="BFDBFE"/>
            </w:tcBorders>
            <w:shd w:fill="1E40AF" w:val="clear"/>
          </w:tcPr>
          <w:p>
            <w:pPr>
              <w:pStyle w:val="Normal"/>
              <w:jc w:val="right"/>
              <w:rPr>
                <w:rFonts w:eastAsia="Arial" w:cs="Arial"/>
                <w:b/>
                <w:bCs/>
                <w:color w:val="FFFFFF"/>
                <w:sz w:val="18"/>
                <w:szCs w:val="18"/>
              </w:rPr>
            </w:pPr>
            <w:r>
              <w:rPr>
                <w:rFonts w:eastAsia="Arial" w:cs="Arial"/>
                <w:b/>
                <w:bCs/>
                <w:color w:val="FFFFFF"/>
                <w:sz w:val="18"/>
                <w:szCs w:val="18"/>
              </w:rPr>
              <w:t>Annual /Seat</w:t>
            </w:r>
          </w:p>
        </w:tc>
        <w:tc>
          <w:tcPr>
            <w:tcW w:w="1739" w:type="dxa"/>
            <w:tcBorders>
              <w:top w:val="single" w:sz="4" w:space="0" w:color="BFDBFE"/>
              <w:left w:val="single" w:sz="4" w:space="0" w:color="BFDBFE"/>
              <w:bottom w:val="single" w:sz="4" w:space="0" w:color="BFDBFE"/>
              <w:right w:val="single" w:sz="4" w:space="0" w:color="BFDBFE"/>
            </w:tcBorders>
            <w:shd w:fill="1E40AF" w:val="clear"/>
          </w:tcPr>
          <w:p>
            <w:pPr>
              <w:pStyle w:val="Normal"/>
              <w:jc w:val="right"/>
              <w:rPr>
                <w:rFonts w:eastAsia="Arial" w:cs="Arial"/>
                <w:b/>
                <w:bCs/>
                <w:color w:val="FFFFFF"/>
                <w:sz w:val="18"/>
                <w:szCs w:val="18"/>
              </w:rPr>
            </w:pPr>
            <w:r>
              <w:rPr>
                <w:rFonts w:eastAsia="Arial" w:cs="Arial"/>
                <w:b/>
                <w:bCs/>
                <w:color w:val="FFFFFF"/>
                <w:sz w:val="18"/>
                <w:szCs w:val="18"/>
              </w:rPr>
              <w:t>Annual Total</w:t>
            </w:r>
          </w:p>
        </w:tc>
        <w:tc>
          <w:tcPr>
            <w:tcW w:w="1561" w:type="dxa"/>
            <w:tcBorders>
              <w:top w:val="single" w:sz="4" w:space="0" w:color="BFDBFE"/>
              <w:left w:val="single" w:sz="4" w:space="0" w:color="BFDBFE"/>
              <w:bottom w:val="single" w:sz="4" w:space="0" w:color="BFDBFE"/>
              <w:right w:val="single" w:sz="4" w:space="0" w:color="BFDBFE"/>
            </w:tcBorders>
            <w:shd w:fill="1E40AF" w:val="clear"/>
          </w:tcPr>
          <w:p>
            <w:pPr>
              <w:pStyle w:val="Normal"/>
              <w:jc w:val="right"/>
              <w:rPr>
                <w:rFonts w:eastAsia="Arial" w:cs="Arial"/>
                <w:b/>
                <w:bCs/>
                <w:color w:val="FFFFFF"/>
                <w:sz w:val="18"/>
                <w:szCs w:val="18"/>
              </w:rPr>
            </w:pPr>
            <w:r>
              <w:rPr>
                <w:rFonts w:eastAsia="Arial" w:cs="Arial"/>
                <w:b/>
                <w:bCs/>
                <w:color w:val="FFFFFF"/>
                <w:sz w:val="18"/>
                <w:szCs w:val="18"/>
              </w:rPr>
              <w:t>3-Yr /Seat</w:t>
            </w:r>
          </w:p>
        </w:tc>
        <w:tc>
          <w:tcPr>
            <w:tcW w:w="1628" w:type="dxa"/>
            <w:tcBorders>
              <w:top w:val="single" w:sz="4" w:space="0" w:color="BFDBFE"/>
              <w:left w:val="single" w:sz="4" w:space="0" w:color="BFDBFE"/>
              <w:bottom w:val="single" w:sz="4" w:space="0" w:color="BFDBFE"/>
              <w:right w:val="single" w:sz="4" w:space="0" w:color="BFDBFE"/>
            </w:tcBorders>
            <w:shd w:fill="1E40AF" w:val="clear"/>
          </w:tcPr>
          <w:p>
            <w:pPr>
              <w:pStyle w:val="Normal"/>
              <w:jc w:val="right"/>
              <w:rPr>
                <w:rFonts w:eastAsia="Arial" w:cs="Arial"/>
                <w:b/>
                <w:bCs/>
                <w:color w:val="FFFFFF"/>
                <w:sz w:val="18"/>
                <w:szCs w:val="18"/>
              </w:rPr>
            </w:pPr>
            <w:r>
              <w:rPr>
                <w:rFonts w:eastAsia="Arial" w:cs="Arial"/>
                <w:b/>
                <w:bCs/>
                <w:color w:val="FFFFFF"/>
                <w:sz w:val="18"/>
                <w:szCs w:val="18"/>
              </w:rPr>
              <w:t>3-Yr Total (pa)</w:t>
            </w:r>
          </w:p>
        </w:tc>
      </w:tr>
      <w:tr>
        <w:trPr/>
        <w:tc>
          <w:tcPr>
            <w:tcW w:w="1666" w:type="dxa"/>
            <w:tcBorders>
              <w:top w:val="single" w:sz="4" w:space="0" w:color="BFDBFE"/>
              <w:left w:val="single" w:sz="4" w:space="0" w:color="BFDBFE"/>
              <w:bottom w:val="single" w:sz="4" w:space="0" w:color="BFDBFE"/>
              <w:right w:val="single" w:sz="4" w:space="0" w:color="BFDBFE"/>
            </w:tcBorders>
            <w:shd w:fill="DBEAFE"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Tier 1</w:t>
            </w:r>
          </w:p>
        </w:tc>
        <w:tc>
          <w:tcPr>
            <w:tcW w:w="1562" w:type="dxa"/>
            <w:tcBorders>
              <w:top w:val="single" w:sz="4" w:space="0" w:color="BFDBFE"/>
              <w:left w:val="single" w:sz="4" w:space="0" w:color="BFDBFE"/>
              <w:bottom w:val="single" w:sz="4" w:space="0" w:color="BFDBFE"/>
              <w:right w:val="single" w:sz="4" w:space="0" w:color="BFDBFE"/>
            </w:tcBorders>
            <w:shd w:fill="FFFFFF"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100 – 120</w:t>
            </w:r>
          </w:p>
        </w:tc>
        <w:tc>
          <w:tcPr>
            <w:tcW w:w="1563"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180</w:t>
            </w:r>
          </w:p>
        </w:tc>
        <w:tc>
          <w:tcPr>
            <w:tcW w:w="1739"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36,000 – R 43,200</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162</w:t>
            </w:r>
          </w:p>
        </w:tc>
        <w:tc>
          <w:tcPr>
            <w:tcW w:w="1628"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32,400 – R 38,880</w:t>
            </w:r>
          </w:p>
        </w:tc>
      </w:tr>
      <w:tr>
        <w:trPr/>
        <w:tc>
          <w:tcPr>
            <w:tcW w:w="1666" w:type="dxa"/>
            <w:tcBorders>
              <w:top w:val="single" w:sz="4" w:space="0" w:color="BFDBFE"/>
              <w:left w:val="single" w:sz="4" w:space="0" w:color="BFDBFE"/>
              <w:bottom w:val="single" w:sz="4" w:space="0" w:color="BFDBFE"/>
              <w:right w:val="single" w:sz="4" w:space="0" w:color="BFDBFE"/>
            </w:tcBorders>
            <w:shd w:fill="DBEAFE"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Tier 2</w:t>
            </w:r>
          </w:p>
        </w:tc>
        <w:tc>
          <w:tcPr>
            <w:tcW w:w="1562" w:type="dxa"/>
            <w:tcBorders>
              <w:top w:val="single" w:sz="4" w:space="0" w:color="BFDBFE"/>
              <w:left w:val="single" w:sz="4" w:space="0" w:color="BFDBFE"/>
              <w:bottom w:val="single" w:sz="4" w:space="0" w:color="BFDBFE"/>
              <w:right w:val="single" w:sz="4" w:space="0" w:color="BFDBFE"/>
            </w:tcBorders>
            <w:shd w:fill="FFFFFF"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121 – 150</w:t>
            </w:r>
          </w:p>
        </w:tc>
        <w:tc>
          <w:tcPr>
            <w:tcW w:w="1563"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170</w:t>
            </w:r>
          </w:p>
        </w:tc>
        <w:tc>
          <w:tcPr>
            <w:tcW w:w="1739"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41,140 – R 51,000</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153</w:t>
            </w:r>
          </w:p>
        </w:tc>
        <w:tc>
          <w:tcPr>
            <w:tcW w:w="1628"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37,026 – R 45,900</w:t>
            </w:r>
          </w:p>
        </w:tc>
      </w:tr>
      <w:tr>
        <w:trPr/>
        <w:tc>
          <w:tcPr>
            <w:tcW w:w="1666" w:type="dxa"/>
            <w:tcBorders>
              <w:top w:val="single" w:sz="4" w:space="0" w:color="BFDBFE"/>
              <w:left w:val="single" w:sz="4" w:space="0" w:color="BFDBFE"/>
              <w:bottom w:val="single" w:sz="4" w:space="0" w:color="BFDBFE"/>
              <w:right w:val="single" w:sz="4" w:space="0" w:color="BFDBFE"/>
            </w:tcBorders>
            <w:shd w:fill="DBEAFE"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Tier 3</w:t>
            </w:r>
          </w:p>
        </w:tc>
        <w:tc>
          <w:tcPr>
            <w:tcW w:w="1562" w:type="dxa"/>
            <w:tcBorders>
              <w:top w:val="single" w:sz="4" w:space="0" w:color="BFDBFE"/>
              <w:left w:val="single" w:sz="4" w:space="0" w:color="BFDBFE"/>
              <w:bottom w:val="single" w:sz="4" w:space="0" w:color="BFDBFE"/>
              <w:right w:val="single" w:sz="4" w:space="0" w:color="BFDBFE"/>
            </w:tcBorders>
            <w:shd w:fill="FFFFFF"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151 – 175</w:t>
            </w:r>
          </w:p>
        </w:tc>
        <w:tc>
          <w:tcPr>
            <w:tcW w:w="1563"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160</w:t>
            </w:r>
          </w:p>
        </w:tc>
        <w:tc>
          <w:tcPr>
            <w:tcW w:w="1739"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48,320 – R 56,000</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144</w:t>
            </w:r>
          </w:p>
        </w:tc>
        <w:tc>
          <w:tcPr>
            <w:tcW w:w="1628"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43,488 – R 50,400</w:t>
            </w:r>
          </w:p>
        </w:tc>
      </w:tr>
      <w:tr>
        <w:trPr/>
        <w:tc>
          <w:tcPr>
            <w:tcW w:w="1666" w:type="dxa"/>
            <w:tcBorders>
              <w:top w:val="single" w:sz="4" w:space="0" w:color="BFDBFE"/>
              <w:left w:val="single" w:sz="4" w:space="0" w:color="BFDBFE"/>
              <w:bottom w:val="single" w:sz="4" w:space="0" w:color="BFDBFE"/>
              <w:right w:val="single" w:sz="4" w:space="0" w:color="BFDBFE"/>
            </w:tcBorders>
            <w:shd w:fill="DBEAFE"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Tier 4</w:t>
            </w:r>
          </w:p>
        </w:tc>
        <w:tc>
          <w:tcPr>
            <w:tcW w:w="1562" w:type="dxa"/>
            <w:tcBorders>
              <w:top w:val="single" w:sz="4" w:space="0" w:color="BFDBFE"/>
              <w:left w:val="single" w:sz="4" w:space="0" w:color="BFDBFE"/>
              <w:bottom w:val="single" w:sz="4" w:space="0" w:color="BFDBFE"/>
              <w:right w:val="single" w:sz="4" w:space="0" w:color="BFDBFE"/>
            </w:tcBorders>
            <w:shd w:fill="FFFFFF"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176 – 200</w:t>
            </w:r>
          </w:p>
        </w:tc>
        <w:tc>
          <w:tcPr>
            <w:tcW w:w="1563"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150</w:t>
            </w:r>
          </w:p>
        </w:tc>
        <w:tc>
          <w:tcPr>
            <w:tcW w:w="1739"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52,800 – R 60,000</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135</w:t>
            </w:r>
          </w:p>
        </w:tc>
        <w:tc>
          <w:tcPr>
            <w:tcW w:w="1628"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47,520 – R 54,000</w:t>
            </w:r>
          </w:p>
        </w:tc>
      </w:tr>
    </w:tbl>
    <w:p>
      <w:pPr>
        <w:pStyle w:val="Normal"/>
        <w:spacing w:before="0" w:after="80"/>
        <w:rPr/>
      </w:pPr>
      <w:r>
        <w:rPr/>
      </w:r>
    </w:p>
    <w:p>
      <w:pPr>
        <w:pStyle w:val="Normal"/>
        <w:spacing w:before="60" w:after="100"/>
        <w:rPr>
          <w:rFonts w:eastAsia="Arial" w:cs="Arial"/>
          <w:i/>
          <w:i/>
          <w:iCs/>
          <w:color w:val="1E293B"/>
          <w:sz w:val="20"/>
          <w:szCs w:val="20"/>
        </w:rPr>
      </w:pPr>
      <w:r>
        <w:rPr>
          <w:rFonts w:eastAsia="Arial" w:cs="Arial"/>
          <w:i/>
          <w:iCs/>
          <w:color w:val="1E293B"/>
          <w:sz w:val="20"/>
          <w:szCs w:val="20"/>
        </w:rPr>
        <w:t>Notes: (i) All rates in ZAR, exclusive of VAT. (ii) Multi-Year discounts: 7% for 2-year terms; 10% for 3-year terms. (iii) One Standard Seat per Household, inclusive of 5 Address Aliases. (iv) Rates are indicative; the agreed rates are confirmed in Schedule A. (v) Rates are subject to ZAR-USD fluctuation due to Amazon EC2 serverless hosting.</w:t>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4.2.1  Premium Seat Pricing</w:t>
      </w:r>
    </w:p>
    <w:p>
      <w:pPr>
        <w:pStyle w:val="Normal"/>
        <w:spacing w:before="60" w:after="100"/>
        <w:rPr>
          <w:rFonts w:eastAsia="Arial" w:cs="Arial"/>
          <w:color w:val="1E293B"/>
          <w:sz w:val="20"/>
          <w:szCs w:val="20"/>
        </w:rPr>
      </w:pPr>
      <w:r>
        <w:rPr>
          <w:rFonts w:eastAsia="Arial" w:cs="Arial"/>
          <w:color w:val="1E293B"/>
          <w:sz w:val="20"/>
          <w:szCs w:val="20"/>
        </w:rPr>
        <w:t>Premium Seat rate = Standard Seat rate for the applicable Tier x 1.5. Indicative examples:</w:t>
      </w:r>
    </w:p>
    <w:tbl>
      <w:tblPr>
        <w:tblW w:w="9720" w:type="dxa"/>
        <w:jc w:val="left"/>
        <w:tblInd w:w="-105" w:type="dxa"/>
        <w:tblLayout w:type="fixed"/>
        <w:tblCellMar>
          <w:top w:w="80" w:type="dxa"/>
          <w:left w:w="100" w:type="dxa"/>
          <w:bottom w:w="80" w:type="dxa"/>
          <w:right w:w="100" w:type="dxa"/>
        </w:tblCellMar>
      </w:tblPr>
      <w:tblGrid>
        <w:gridCol w:w="1701"/>
        <w:gridCol w:w="2009"/>
        <w:gridCol w:w="2003"/>
        <w:gridCol w:w="1994"/>
        <w:gridCol w:w="2013"/>
      </w:tblGrid>
      <w:tr>
        <w:trPr/>
        <w:tc>
          <w:tcPr>
            <w:tcW w:w="1701" w:type="dxa"/>
            <w:tcBorders>
              <w:top w:val="single" w:sz="4" w:space="0" w:color="BFDBFE"/>
              <w:left w:val="single" w:sz="4" w:space="0" w:color="BFDBFE"/>
              <w:bottom w:val="single" w:sz="4" w:space="0" w:color="BFDBFE"/>
              <w:right w:val="single" w:sz="4" w:space="0" w:color="BFDBFE"/>
            </w:tcBorders>
            <w:shd w:fill="1E40AF" w:val="clear"/>
          </w:tcPr>
          <w:p>
            <w:pPr>
              <w:pStyle w:val="Normal"/>
              <w:rPr>
                <w:rFonts w:eastAsia="Arial" w:cs="Arial"/>
                <w:b/>
                <w:bCs/>
                <w:color w:val="FFFFFF"/>
                <w:sz w:val="18"/>
                <w:szCs w:val="18"/>
              </w:rPr>
            </w:pPr>
            <w:r>
              <w:rPr>
                <w:rFonts w:eastAsia="Arial" w:cs="Arial"/>
                <w:b/>
                <w:bCs/>
                <w:color w:val="FFFFFF"/>
                <w:sz w:val="18"/>
                <w:szCs w:val="18"/>
              </w:rPr>
              <w:t>Tier</w:t>
            </w:r>
          </w:p>
        </w:tc>
        <w:tc>
          <w:tcPr>
            <w:tcW w:w="2009" w:type="dxa"/>
            <w:tcBorders>
              <w:top w:val="single" w:sz="4" w:space="0" w:color="BFDBFE"/>
              <w:left w:val="single" w:sz="4" w:space="0" w:color="BFDBFE"/>
              <w:bottom w:val="single" w:sz="4" w:space="0" w:color="BFDBFE"/>
              <w:right w:val="single" w:sz="4" w:space="0" w:color="BFDBFE"/>
            </w:tcBorders>
            <w:shd w:fill="1E40AF" w:val="clear"/>
          </w:tcPr>
          <w:p>
            <w:pPr>
              <w:pStyle w:val="Normal"/>
              <w:rPr>
                <w:rFonts w:eastAsia="Arial" w:cs="Arial"/>
                <w:b/>
                <w:bCs/>
                <w:color w:val="FFFFFF"/>
                <w:sz w:val="18"/>
                <w:szCs w:val="18"/>
              </w:rPr>
            </w:pPr>
            <w:r>
              <w:rPr>
                <w:rFonts w:eastAsia="Arial" w:cs="Arial"/>
                <w:b/>
                <w:bCs/>
                <w:color w:val="FFFFFF"/>
                <w:sz w:val="18"/>
                <w:szCs w:val="18"/>
              </w:rPr>
              <w:t>Std Seat /pa</w:t>
            </w:r>
          </w:p>
        </w:tc>
        <w:tc>
          <w:tcPr>
            <w:tcW w:w="2003" w:type="dxa"/>
            <w:tcBorders>
              <w:top w:val="single" w:sz="4" w:space="0" w:color="BFDBFE"/>
              <w:left w:val="single" w:sz="4" w:space="0" w:color="BFDBFE"/>
              <w:bottom w:val="single" w:sz="4" w:space="0" w:color="BFDBFE"/>
              <w:right w:val="single" w:sz="4" w:space="0" w:color="BFDBFE"/>
            </w:tcBorders>
            <w:shd w:fill="1E40AF" w:val="clear"/>
          </w:tcPr>
          <w:p>
            <w:pPr>
              <w:pStyle w:val="Normal"/>
              <w:rPr>
                <w:rFonts w:eastAsia="Arial" w:cs="Arial"/>
                <w:b/>
                <w:bCs/>
                <w:color w:val="FFFFFF"/>
                <w:sz w:val="18"/>
                <w:szCs w:val="18"/>
              </w:rPr>
            </w:pPr>
            <w:r>
              <w:rPr>
                <w:rFonts w:eastAsia="Arial" w:cs="Arial"/>
                <w:b/>
                <w:bCs/>
                <w:color w:val="FFFFFF"/>
                <w:sz w:val="18"/>
                <w:szCs w:val="18"/>
              </w:rPr>
              <w:t>Formula</w:t>
            </w:r>
          </w:p>
        </w:tc>
        <w:tc>
          <w:tcPr>
            <w:tcW w:w="1994" w:type="dxa"/>
            <w:tcBorders>
              <w:top w:val="single" w:sz="4" w:space="0" w:color="BFDBFE"/>
              <w:left w:val="single" w:sz="4" w:space="0" w:color="BFDBFE"/>
              <w:bottom w:val="single" w:sz="4" w:space="0" w:color="BFDBFE"/>
              <w:right w:val="single" w:sz="4" w:space="0" w:color="BFDBFE"/>
            </w:tcBorders>
            <w:shd w:fill="1E40AF" w:val="clear"/>
          </w:tcPr>
          <w:p>
            <w:pPr>
              <w:pStyle w:val="Normal"/>
              <w:rPr>
                <w:rFonts w:eastAsia="Arial" w:cs="Arial"/>
                <w:b/>
                <w:bCs/>
                <w:color w:val="FFFFFF"/>
                <w:sz w:val="18"/>
                <w:szCs w:val="18"/>
              </w:rPr>
            </w:pPr>
            <w:r>
              <w:rPr>
                <w:rFonts w:eastAsia="Arial" w:cs="Arial"/>
                <w:b/>
                <w:bCs/>
                <w:color w:val="FFFFFF"/>
                <w:sz w:val="18"/>
                <w:szCs w:val="18"/>
              </w:rPr>
              <w:t>Prem Seat /pa</w:t>
            </w:r>
          </w:p>
        </w:tc>
        <w:tc>
          <w:tcPr>
            <w:tcW w:w="2013" w:type="dxa"/>
            <w:tcBorders>
              <w:top w:val="single" w:sz="4" w:space="0" w:color="BFDBFE"/>
              <w:left w:val="single" w:sz="4" w:space="0" w:color="BFDBFE"/>
              <w:bottom w:val="single" w:sz="4" w:space="0" w:color="BFDBFE"/>
              <w:right w:val="single" w:sz="4" w:space="0" w:color="BFDBFE"/>
            </w:tcBorders>
            <w:shd w:fill="1E40AF" w:val="clear"/>
          </w:tcPr>
          <w:p>
            <w:pPr>
              <w:pStyle w:val="Normal"/>
              <w:rPr>
                <w:rFonts w:eastAsia="Arial" w:cs="Arial"/>
                <w:b/>
                <w:bCs/>
                <w:color w:val="FFFFFF"/>
                <w:sz w:val="18"/>
                <w:szCs w:val="18"/>
              </w:rPr>
            </w:pPr>
            <w:r>
              <w:rPr>
                <w:rFonts w:eastAsia="Arial" w:cs="Arial"/>
                <w:b/>
                <w:bCs/>
                <w:color w:val="FFFFFF"/>
                <w:sz w:val="18"/>
                <w:szCs w:val="18"/>
              </w:rPr>
              <w:t>3-Yr Prem /pa</w:t>
            </w:r>
          </w:p>
        </w:tc>
      </w:tr>
      <w:tr>
        <w:trPr/>
        <w:tc>
          <w:tcPr>
            <w:tcW w:w="1701"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color w:val="1E293B"/>
                <w:sz w:val="18"/>
                <w:szCs w:val="18"/>
              </w:rPr>
            </w:pPr>
            <w:r>
              <w:rPr>
                <w:rFonts w:eastAsia="Arial" w:cs="Arial"/>
                <w:color w:val="1E293B"/>
                <w:sz w:val="18"/>
                <w:szCs w:val="18"/>
              </w:rPr>
              <w:t>Tier 1</w:t>
            </w:r>
          </w:p>
        </w:tc>
        <w:tc>
          <w:tcPr>
            <w:tcW w:w="200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180</w:t>
            </w:r>
          </w:p>
        </w:tc>
        <w:tc>
          <w:tcPr>
            <w:tcW w:w="2003" w:type="dxa"/>
            <w:tcBorders>
              <w:top w:val="single" w:sz="4" w:space="0" w:color="BFDBFE"/>
              <w:left w:val="single" w:sz="4" w:space="0" w:color="BFDBFE"/>
              <w:bottom w:val="single" w:sz="4" w:space="0" w:color="BFDBFE"/>
              <w:right w:val="single" w:sz="4" w:space="0" w:color="BFDBFE"/>
            </w:tcBorders>
          </w:tcPr>
          <w:p>
            <w:pPr>
              <w:pStyle w:val="Normal"/>
              <w:rPr>
                <w:rFonts w:eastAsia="Arial" w:cs="Arial"/>
                <w:i/>
                <w:i/>
                <w:iCs/>
                <w:color w:val="3B5E8C"/>
                <w:sz w:val="18"/>
                <w:szCs w:val="18"/>
              </w:rPr>
            </w:pPr>
            <w:r>
              <w:rPr>
                <w:rFonts w:eastAsia="Arial" w:cs="Arial"/>
                <w:i/>
                <w:iCs/>
                <w:color w:val="3B5E8C"/>
                <w:sz w:val="18"/>
                <w:szCs w:val="18"/>
              </w:rPr>
              <w:t>R 180 x 1.5</w:t>
            </w:r>
          </w:p>
        </w:tc>
        <w:tc>
          <w:tcPr>
            <w:tcW w:w="1994"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270</w:t>
            </w:r>
          </w:p>
        </w:tc>
        <w:tc>
          <w:tcPr>
            <w:tcW w:w="2013"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243</w:t>
            </w:r>
          </w:p>
        </w:tc>
      </w:tr>
      <w:tr>
        <w:trPr/>
        <w:tc>
          <w:tcPr>
            <w:tcW w:w="1701"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color w:val="1E293B"/>
                <w:sz w:val="18"/>
                <w:szCs w:val="18"/>
              </w:rPr>
            </w:pPr>
            <w:r>
              <w:rPr>
                <w:rFonts w:eastAsia="Arial" w:cs="Arial"/>
                <w:color w:val="1E293B"/>
                <w:sz w:val="18"/>
                <w:szCs w:val="18"/>
              </w:rPr>
              <w:t>Tier 2</w:t>
            </w:r>
          </w:p>
        </w:tc>
        <w:tc>
          <w:tcPr>
            <w:tcW w:w="200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170</w:t>
            </w:r>
          </w:p>
        </w:tc>
        <w:tc>
          <w:tcPr>
            <w:tcW w:w="2003" w:type="dxa"/>
            <w:tcBorders>
              <w:top w:val="single" w:sz="4" w:space="0" w:color="BFDBFE"/>
              <w:left w:val="single" w:sz="4" w:space="0" w:color="BFDBFE"/>
              <w:bottom w:val="single" w:sz="4" w:space="0" w:color="BFDBFE"/>
              <w:right w:val="single" w:sz="4" w:space="0" w:color="BFDBFE"/>
            </w:tcBorders>
          </w:tcPr>
          <w:p>
            <w:pPr>
              <w:pStyle w:val="Normal"/>
              <w:rPr>
                <w:rFonts w:eastAsia="Arial" w:cs="Arial"/>
                <w:i/>
                <w:i/>
                <w:iCs/>
                <w:color w:val="3B5E8C"/>
                <w:sz w:val="18"/>
                <w:szCs w:val="18"/>
              </w:rPr>
            </w:pPr>
            <w:r>
              <w:rPr>
                <w:rFonts w:eastAsia="Arial" w:cs="Arial"/>
                <w:i/>
                <w:iCs/>
                <w:color w:val="3B5E8C"/>
                <w:sz w:val="18"/>
                <w:szCs w:val="18"/>
              </w:rPr>
              <w:t>R 170 x 1.5</w:t>
            </w:r>
          </w:p>
        </w:tc>
        <w:tc>
          <w:tcPr>
            <w:tcW w:w="1994"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255</w:t>
            </w:r>
          </w:p>
        </w:tc>
        <w:tc>
          <w:tcPr>
            <w:tcW w:w="2013"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229.50</w:t>
            </w:r>
          </w:p>
        </w:tc>
      </w:tr>
      <w:tr>
        <w:trPr/>
        <w:tc>
          <w:tcPr>
            <w:tcW w:w="1701"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color w:val="1E293B"/>
                <w:sz w:val="18"/>
                <w:szCs w:val="18"/>
              </w:rPr>
            </w:pPr>
            <w:r>
              <w:rPr>
                <w:rFonts w:eastAsia="Arial" w:cs="Arial"/>
                <w:color w:val="1E293B"/>
                <w:sz w:val="18"/>
                <w:szCs w:val="18"/>
              </w:rPr>
              <w:t>Tier 3</w:t>
            </w:r>
          </w:p>
        </w:tc>
        <w:tc>
          <w:tcPr>
            <w:tcW w:w="200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160</w:t>
            </w:r>
          </w:p>
        </w:tc>
        <w:tc>
          <w:tcPr>
            <w:tcW w:w="2003" w:type="dxa"/>
            <w:tcBorders>
              <w:top w:val="single" w:sz="4" w:space="0" w:color="BFDBFE"/>
              <w:left w:val="single" w:sz="4" w:space="0" w:color="BFDBFE"/>
              <w:bottom w:val="single" w:sz="4" w:space="0" w:color="BFDBFE"/>
              <w:right w:val="single" w:sz="4" w:space="0" w:color="BFDBFE"/>
            </w:tcBorders>
          </w:tcPr>
          <w:p>
            <w:pPr>
              <w:pStyle w:val="Normal"/>
              <w:rPr>
                <w:rFonts w:eastAsia="Arial" w:cs="Arial"/>
                <w:i/>
                <w:i/>
                <w:iCs/>
                <w:color w:val="3B5E8C"/>
                <w:sz w:val="18"/>
                <w:szCs w:val="18"/>
              </w:rPr>
            </w:pPr>
            <w:r>
              <w:rPr>
                <w:rFonts w:eastAsia="Arial" w:cs="Arial"/>
                <w:i/>
                <w:iCs/>
                <w:color w:val="3B5E8C"/>
                <w:sz w:val="18"/>
                <w:szCs w:val="18"/>
              </w:rPr>
              <w:t>R 160 x 1.5</w:t>
            </w:r>
          </w:p>
        </w:tc>
        <w:tc>
          <w:tcPr>
            <w:tcW w:w="1994"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240</w:t>
            </w:r>
          </w:p>
        </w:tc>
        <w:tc>
          <w:tcPr>
            <w:tcW w:w="2013"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216</w:t>
            </w:r>
          </w:p>
        </w:tc>
      </w:tr>
      <w:tr>
        <w:trPr/>
        <w:tc>
          <w:tcPr>
            <w:tcW w:w="1701"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color w:val="1E293B"/>
                <w:sz w:val="18"/>
                <w:szCs w:val="18"/>
              </w:rPr>
            </w:pPr>
            <w:r>
              <w:rPr>
                <w:rFonts w:eastAsia="Arial" w:cs="Arial"/>
                <w:color w:val="1E293B"/>
                <w:sz w:val="18"/>
                <w:szCs w:val="18"/>
              </w:rPr>
              <w:t>Tier 4</w:t>
            </w:r>
          </w:p>
        </w:tc>
        <w:tc>
          <w:tcPr>
            <w:tcW w:w="200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150</w:t>
            </w:r>
          </w:p>
        </w:tc>
        <w:tc>
          <w:tcPr>
            <w:tcW w:w="2003" w:type="dxa"/>
            <w:tcBorders>
              <w:top w:val="single" w:sz="4" w:space="0" w:color="BFDBFE"/>
              <w:left w:val="single" w:sz="4" w:space="0" w:color="BFDBFE"/>
              <w:bottom w:val="single" w:sz="4" w:space="0" w:color="BFDBFE"/>
              <w:right w:val="single" w:sz="4" w:space="0" w:color="BFDBFE"/>
            </w:tcBorders>
          </w:tcPr>
          <w:p>
            <w:pPr>
              <w:pStyle w:val="Normal"/>
              <w:rPr>
                <w:rFonts w:eastAsia="Arial" w:cs="Arial"/>
                <w:i/>
                <w:i/>
                <w:iCs/>
                <w:color w:val="3B5E8C"/>
                <w:sz w:val="18"/>
                <w:szCs w:val="18"/>
              </w:rPr>
            </w:pPr>
            <w:r>
              <w:rPr>
                <w:rFonts w:eastAsia="Arial" w:cs="Arial"/>
                <w:i/>
                <w:iCs/>
                <w:color w:val="3B5E8C"/>
                <w:sz w:val="18"/>
                <w:szCs w:val="18"/>
              </w:rPr>
              <w:t>R 150 x 1.5</w:t>
            </w:r>
          </w:p>
        </w:tc>
        <w:tc>
          <w:tcPr>
            <w:tcW w:w="1994"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225</w:t>
            </w:r>
          </w:p>
        </w:tc>
        <w:tc>
          <w:tcPr>
            <w:tcW w:w="2013"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202.50</w:t>
            </w:r>
          </w:p>
        </w:tc>
      </w:tr>
    </w:tbl>
    <w:p>
      <w:pPr>
        <w:pStyle w:val="Normal"/>
        <w:spacing w:before="0" w:after="80"/>
        <w:rPr/>
      </w:pPr>
      <w:r>
        <w:rPr/>
      </w:r>
    </w:p>
    <w:p>
      <w:pPr>
        <w:pStyle w:val="Normal"/>
        <w:spacing w:before="60" w:after="100"/>
        <w:rPr>
          <w:rFonts w:eastAsia="Arial" w:cs="Arial"/>
          <w:i/>
          <w:i/>
          <w:iCs/>
          <w:color w:val="1E293B"/>
          <w:sz w:val="20"/>
          <w:szCs w:val="20"/>
        </w:rPr>
      </w:pPr>
      <w:r>
        <w:rPr>
          <w:rFonts w:eastAsia="Arial" w:cs="Arial"/>
          <w:i/>
          <w:iCs/>
          <w:color w:val="1E293B"/>
          <w:sz w:val="20"/>
          <w:szCs w:val="20"/>
        </w:rPr>
        <w:t>Notes: (i) All rates ZAR, excl. VAT. (ii) 3-year rates shown apply the 10% multi-year discount to the Premium Seat rate. (iii) 5 Complimentary Premium Seats included at no charge. (iv) Agreed rates confirmed in Schedule A.</w:t>
      </w:r>
    </w:p>
    <w:p>
      <w:pPr>
        <w:pStyle w:val="Normal"/>
        <w:spacing w:before="180" w:after="60"/>
        <w:rPr>
          <w:rFonts w:eastAsia="Arial" w:cs="Arial"/>
          <w:b/>
          <w:bCs/>
          <w:color w:val="3B5E8C"/>
          <w:sz w:val="20"/>
          <w:szCs w:val="20"/>
        </w:rPr>
      </w:pPr>
      <w:r>
        <w:rPr>
          <w:rFonts w:eastAsia="Arial" w:cs="Arial"/>
          <w:b/>
          <w:bCs/>
          <w:color w:val="3B5E8C"/>
          <w:sz w:val="20"/>
          <w:szCs w:val="20"/>
        </w:rPr>
        <w:t>4.3  Licence Count Adjustments</w:t>
      </w:r>
    </w:p>
    <w:p>
      <w:pPr>
        <w:pStyle w:val="Normal"/>
        <w:spacing w:before="60" w:after="100"/>
        <w:rPr>
          <w:rFonts w:eastAsia="Arial" w:cs="Arial"/>
          <w:color w:val="1E293B"/>
          <w:sz w:val="20"/>
          <w:szCs w:val="20"/>
        </w:rPr>
      </w:pPr>
      <w:r>
        <w:rPr>
          <w:rFonts w:eastAsia="Arial" w:cs="Arial"/>
          <w:color w:val="1E293B"/>
          <w:sz w:val="20"/>
          <w:szCs w:val="20"/>
        </w:rPr>
        <w:t>The Client may increase the Licence Count (Standard Seats or Premium Seats) at any time by written notice to the Provider. Additional licences shall be billed pro-rata for the remainder of the current billing cycle. The Client may decrease the Licence Count only at the commencement of a new Term upon sixty (60) days prior notice. The Complimentary Allocation may not be reduced below five (5).</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60" w:after="100"/>
        <w:rPr>
          <w:b/>
          <w:bCs/>
          <w:color w:val="3B5E8C"/>
        </w:rPr>
      </w:pPr>
      <w:r>
        <w:rPr>
          <w:rFonts w:eastAsia="Arial" w:cs="Arial"/>
          <w:b/>
          <w:bCs/>
          <w:color w:val="3B5E8C"/>
          <w:sz w:val="20"/>
          <w:szCs w:val="20"/>
        </w:rPr>
        <w:t>4.4 Currency Adjustment</w:t>
      </w:r>
    </w:p>
    <w:p>
      <w:pPr>
        <w:pStyle w:val="Normal"/>
        <w:spacing w:before="60" w:after="100"/>
        <w:rPr>
          <w:rFonts w:eastAsia="Arial" w:cs="Arial"/>
          <w:color w:val="1E293B"/>
          <w:sz w:val="20"/>
          <w:szCs w:val="20"/>
        </w:rPr>
      </w:pPr>
      <w:r>
        <w:rPr>
          <w:rFonts w:eastAsia="Arial" w:cs="Arial"/>
          <w:color w:val="1E293B"/>
          <w:sz w:val="20"/>
          <w:szCs w:val="20"/>
        </w:rPr>
        <w:t>Where the Provider's infrastructure or third-party platform costs are denominated in a foreign currency, and the ZAR/USD exchange rate depreciates by more than fifteen percent (15%) from the rate prevailing at the Effective Date (being approximately R 16,72 per USD as at 18 May 2026), the Provider may apply a Currency Adjustment Supplement to the Fees on renewal, in addition to any annual escalation under Section 3.3 &amp; 3.4. The Currency Adjustment Supplement shall not exceed the actual percentage depreciation of the ZAR against USD over the preceding Term. The Provider shall provide no less than ninety (90) days written notice and documentary evidence of the exchange rate movement before applying any Currency Adjustment Supplement."</w:t>
      </w:r>
    </w:p>
    <w:p>
      <w:pPr>
        <w:pStyle w:val="Normal"/>
        <w:spacing w:before="180" w:after="60"/>
        <w:rPr>
          <w:rFonts w:eastAsia="Arial" w:cs="Arial"/>
          <w:b/>
          <w:bCs/>
          <w:color w:val="3B5E8C"/>
          <w:sz w:val="20"/>
          <w:szCs w:val="20"/>
        </w:rPr>
      </w:pPr>
      <w:r>
        <w:rPr>
          <w:rFonts w:eastAsia="Arial" w:cs="Arial"/>
          <w:b/>
          <w:bCs/>
          <w:color w:val="3B5E8C"/>
          <w:sz w:val="20"/>
          <w:szCs w:val="20"/>
        </w:rPr>
        <w:t>4.5  Invoicing and Payment Terms</w:t>
      </w:r>
    </w:p>
    <w:p>
      <w:pPr>
        <w:pStyle w:val="Normal"/>
        <w:spacing w:before="60" w:after="100"/>
        <w:rPr>
          <w:rFonts w:eastAsia="Arial" w:cs="Arial"/>
          <w:color w:val="1E293B"/>
          <w:sz w:val="20"/>
          <w:szCs w:val="20"/>
        </w:rPr>
      </w:pPr>
      <w:r>
        <w:rPr>
          <w:rFonts w:eastAsia="Arial" w:cs="Arial"/>
          <w:color w:val="1E293B"/>
          <w:sz w:val="20"/>
          <w:szCs w:val="20"/>
        </w:rPr>
        <w:t>The Provider shall issue invoices annually in advance (or as otherwise agreed in Schedule A). All invoices are payable within thirty (30) days of the invoice date. The Client shall make payment by electronic funds transfer (EFT) to the bank account nominated by the Provider.</w:t>
      </w:r>
    </w:p>
    <w:p>
      <w:pPr>
        <w:pStyle w:val="Normal"/>
        <w:spacing w:before="180" w:after="60"/>
        <w:rPr>
          <w:rFonts w:eastAsia="Arial" w:cs="Arial"/>
          <w:b/>
          <w:bCs/>
          <w:color w:val="3B5E8C"/>
          <w:sz w:val="20"/>
          <w:szCs w:val="20"/>
        </w:rPr>
      </w:pPr>
      <w:r>
        <w:rPr>
          <w:rFonts w:eastAsia="Arial" w:cs="Arial"/>
          <w:b/>
          <w:bCs/>
          <w:color w:val="3B5E8C"/>
          <w:sz w:val="20"/>
          <w:szCs w:val="20"/>
        </w:rPr>
        <w:t>4.6  Late Payment</w:t>
      </w:r>
    </w:p>
    <w:p>
      <w:pPr>
        <w:pStyle w:val="Normal"/>
        <w:spacing w:before="60" w:after="100"/>
        <w:rPr>
          <w:rFonts w:eastAsia="Arial" w:cs="Arial"/>
          <w:color w:val="1E293B"/>
          <w:sz w:val="20"/>
          <w:szCs w:val="20"/>
        </w:rPr>
      </w:pPr>
      <w:r>
        <w:rPr>
          <w:rFonts w:eastAsia="Arial" w:cs="Arial"/>
          <w:color w:val="1E293B"/>
          <w:sz w:val="20"/>
          <w:szCs w:val="20"/>
        </w:rPr>
        <w:t>Any amounts not paid by the due date shall accrue interest at the rate of two percent (2%) per month (or the maximum rate permitted by law, if lower), compounded monthly, from the due date until the date of actual payment. The Provider may, after providing seven (7) days written notice, suspend access to the Platform for non-payment without liability.</w:t>
      </w:r>
    </w:p>
    <w:p>
      <w:pPr>
        <w:pStyle w:val="Normal"/>
        <w:spacing w:before="180" w:after="60"/>
        <w:rPr>
          <w:rFonts w:eastAsia="Arial" w:cs="Arial"/>
          <w:b/>
          <w:bCs/>
          <w:color w:val="3B5E8C"/>
          <w:sz w:val="20"/>
          <w:szCs w:val="20"/>
        </w:rPr>
      </w:pPr>
      <w:r>
        <w:rPr>
          <w:rFonts w:eastAsia="Arial" w:cs="Arial"/>
          <w:b/>
          <w:bCs/>
          <w:color w:val="3B5E8C"/>
          <w:sz w:val="20"/>
          <w:szCs w:val="20"/>
        </w:rPr>
        <w:t>4.7  Taxes</w:t>
      </w:r>
    </w:p>
    <w:p>
      <w:pPr>
        <w:pStyle w:val="Normal"/>
        <w:spacing w:before="60" w:after="100"/>
        <w:rPr>
          <w:rFonts w:eastAsia="Arial" w:cs="Arial"/>
          <w:color w:val="1E293B"/>
          <w:sz w:val="20"/>
          <w:szCs w:val="20"/>
        </w:rPr>
      </w:pPr>
      <w:r>
        <w:rPr>
          <w:rFonts w:eastAsia="Arial" w:cs="Arial"/>
          <w:color w:val="1E293B"/>
          <w:sz w:val="20"/>
          <w:szCs w:val="20"/>
        </w:rPr>
        <w:t>All Fees are exclusive of VAT and any other applicable taxes. The Client shall be responsible for all taxes, levies, or duties imposed on the Services, excluding taxes on the Provider's net income.</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180" w:after="60"/>
        <w:rPr>
          <w:b/>
          <w:bCs/>
        </w:rPr>
      </w:pPr>
      <w:r>
        <w:rPr>
          <w:rFonts w:eastAsia="Arial" w:cs="Arial"/>
          <w:b/>
          <w:bCs/>
          <w:color w:val="3B5E8C"/>
          <w:sz w:val="20"/>
          <w:szCs w:val="20"/>
        </w:rPr>
        <w:t xml:space="preserve">4.8  Revenue Sharing </w:t>
      </w:r>
    </w:p>
    <w:p>
      <w:pPr>
        <w:pStyle w:val="Normal"/>
        <w:spacing w:before="60" w:after="100"/>
        <w:rPr>
          <w:rFonts w:eastAsia="Arial" w:cs="Arial"/>
          <w:color w:val="1E293B"/>
          <w:sz w:val="20"/>
          <w:szCs w:val="20"/>
        </w:rPr>
      </w:pPr>
      <w:r>
        <w:rPr>
          <w:rFonts w:eastAsia="Arial" w:cs="Arial"/>
          <w:color w:val="1E293B"/>
          <w:sz w:val="20"/>
          <w:szCs w:val="20"/>
        </w:rPr>
        <w:t>Where the Platform generates revenue through the Community Services Marketplace (Schedule D), the Agent Marketplace (Schedule E), the Survey Gateway (Section 16), Value-Added Services, or any other revenue stream identified in Schedule F, such revenue shall be subject to three-way sharing between the Provider, the HOA, and the Community Benefit Fund in accordance with the Revenue Sharing Addendum (Schedule F). The Provider Base Tier, Distributable Surplus, HOA Share, and CBF Share applicable to each stream are set out in the Revenue Split Schedule at Schedule F, Section F3. Annual Revenue Statements and distributions shall be made in accordance with Schedule F, Sections F5 and F7.</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300" w:after="100"/>
        <w:rPr>
          <w:rFonts w:eastAsia="Arial" w:cs="Arial"/>
          <w:b/>
          <w:bCs/>
          <w:color w:val="1A2E44"/>
          <w:sz w:val="22"/>
          <w:szCs w:val="22"/>
        </w:rPr>
      </w:pPr>
      <w:r>
        <w:rPr>
          <w:rFonts w:eastAsia="Arial" w:cs="Arial"/>
          <w:b/>
          <w:bCs/>
          <w:color w:val="1A2E44"/>
          <w:sz w:val="22"/>
          <w:szCs w:val="22"/>
        </w:rPr>
        <w:t>5. SERVICE LEVELS AND SUPPORT</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5.1  Availability</w:t>
      </w:r>
    </w:p>
    <w:p>
      <w:pPr>
        <w:pStyle w:val="Normal"/>
        <w:spacing w:before="60" w:after="100"/>
        <w:rPr>
          <w:rFonts w:eastAsia="Arial" w:cs="Arial"/>
          <w:color w:val="1E293B"/>
          <w:sz w:val="20"/>
          <w:szCs w:val="20"/>
        </w:rPr>
      </w:pPr>
      <w:r>
        <w:rPr>
          <w:rFonts w:eastAsia="Arial" w:cs="Arial"/>
          <w:color w:val="1E293B"/>
          <w:sz w:val="20"/>
          <w:szCs w:val="20"/>
        </w:rPr>
        <w:t>The Provider shall use commercially reasonable efforts to make the Platform available with a monthly uptime of at least ninety-nine percent (99%), excluding scheduled maintenance windows and circumstances beyond the Provider's reasonable control (Force Majeure Events).</w:t>
      </w:r>
    </w:p>
    <w:p>
      <w:pPr>
        <w:pStyle w:val="Normal"/>
        <w:spacing w:before="180" w:after="60"/>
        <w:rPr>
          <w:rFonts w:eastAsia="Arial" w:cs="Arial"/>
          <w:b/>
          <w:bCs/>
          <w:color w:val="3B5E8C"/>
          <w:sz w:val="20"/>
          <w:szCs w:val="20"/>
        </w:rPr>
      </w:pPr>
      <w:r>
        <w:rPr>
          <w:rFonts w:eastAsia="Arial" w:cs="Arial"/>
          <w:b/>
          <w:bCs/>
          <w:color w:val="3B5E8C"/>
          <w:sz w:val="20"/>
          <w:szCs w:val="20"/>
        </w:rPr>
        <w:t>5.2  Scheduled Maintenance</w:t>
      </w:r>
    </w:p>
    <w:p>
      <w:pPr>
        <w:pStyle w:val="Normal"/>
        <w:spacing w:before="60" w:after="100"/>
        <w:rPr>
          <w:rFonts w:eastAsia="Arial" w:cs="Arial"/>
          <w:color w:val="1E293B"/>
          <w:sz w:val="20"/>
          <w:szCs w:val="20"/>
        </w:rPr>
      </w:pPr>
      <w:r>
        <w:rPr>
          <w:rFonts w:eastAsia="Arial" w:cs="Arial"/>
          <w:color w:val="1E293B"/>
          <w:sz w:val="20"/>
          <w:szCs w:val="20"/>
        </w:rPr>
        <w:t>The Provider shall provide at least forty-eight (48) hours prior notice of scheduled maintenance that may result in Platform downtime, and shall endeavour to schedule such maintenance outside peak usage hours (weekday business hours, 08:00 – 18:00 SAST).</w:t>
      </w:r>
    </w:p>
    <w:p>
      <w:pPr>
        <w:pStyle w:val="Normal"/>
        <w:spacing w:before="180" w:after="60"/>
        <w:rPr>
          <w:rFonts w:eastAsia="Arial" w:cs="Arial"/>
          <w:b/>
          <w:bCs/>
          <w:color w:val="3B5E8C"/>
          <w:sz w:val="20"/>
          <w:szCs w:val="20"/>
        </w:rPr>
      </w:pPr>
      <w:r>
        <w:rPr>
          <w:rFonts w:eastAsia="Arial" w:cs="Arial"/>
          <w:b/>
          <w:bCs/>
          <w:color w:val="3B5E8C"/>
          <w:sz w:val="20"/>
          <w:szCs w:val="20"/>
        </w:rPr>
        <w:t>5.3  Support</w:t>
      </w:r>
    </w:p>
    <w:p>
      <w:pPr>
        <w:pStyle w:val="Normal"/>
        <w:spacing w:before="60" w:after="100"/>
        <w:rPr>
          <w:rFonts w:eastAsia="Arial" w:cs="Arial"/>
          <w:color w:val="1E293B"/>
          <w:sz w:val="20"/>
          <w:szCs w:val="20"/>
        </w:rPr>
      </w:pPr>
      <w:r>
        <w:rPr>
          <w:rFonts w:eastAsia="Arial" w:cs="Arial"/>
          <w:color w:val="1E293B"/>
          <w:sz w:val="20"/>
          <w:szCs w:val="20"/>
        </w:rPr>
        <w:t>The Provider shall provide the following support services:</w:t>
      </w:r>
    </w:p>
    <w:p>
      <w:pPr>
        <w:pStyle w:val="ListParagraph"/>
        <w:numPr>
          <w:ilvl w:val="0"/>
          <w:numId w:val="91"/>
        </w:numPr>
        <w:spacing w:before="40" w:after="40"/>
        <w:rPr/>
      </w:pPr>
      <w:r>
        <w:rPr>
          <w:rFonts w:eastAsia="Arial" w:cs="Arial"/>
          <w:color w:val="1E293B"/>
          <w:sz w:val="20"/>
          <w:szCs w:val="20"/>
        </w:rPr>
        <w:t>Email support: responses within two (2) business days;</w:t>
      </w:r>
    </w:p>
    <w:p>
      <w:pPr>
        <w:pStyle w:val="ListParagraph"/>
        <w:numPr>
          <w:ilvl w:val="0"/>
          <w:numId w:val="92"/>
        </w:numPr>
        <w:spacing w:before="40" w:after="40"/>
        <w:rPr>
          <w:rFonts w:eastAsia="Arial" w:cs="Arial"/>
          <w:color w:val="1E293B"/>
          <w:sz w:val="20"/>
          <w:szCs w:val="20"/>
        </w:rPr>
      </w:pPr>
      <w:r>
        <w:rPr>
          <w:rFonts w:eastAsia="Arial" w:cs="Arial"/>
          <w:color w:val="1E293B"/>
          <w:sz w:val="20"/>
          <w:szCs w:val="20"/>
        </w:rPr>
        <w:t>Critical issue resolution (Platform inaccessible): within four (4) business hours;</w:t>
      </w:r>
    </w:p>
    <w:p>
      <w:pPr>
        <w:pStyle w:val="ListParagraph"/>
        <w:numPr>
          <w:ilvl w:val="0"/>
          <w:numId w:val="93"/>
        </w:numPr>
        <w:spacing w:before="40" w:after="40"/>
        <w:rPr>
          <w:rFonts w:eastAsia="Arial" w:cs="Arial"/>
          <w:color w:val="1E293B"/>
          <w:sz w:val="20"/>
          <w:szCs w:val="20"/>
        </w:rPr>
      </w:pPr>
      <w:r>
        <w:rPr>
          <w:rFonts w:eastAsia="Arial" w:cs="Arial"/>
          <w:color w:val="1E293B"/>
          <w:sz w:val="20"/>
          <w:szCs w:val="20"/>
        </w:rPr>
        <w:t>HOA Administrator onboarding session: one (1) included per year; and</w:t>
      </w:r>
    </w:p>
    <w:p>
      <w:pPr>
        <w:pStyle w:val="ListParagraph"/>
        <w:numPr>
          <w:ilvl w:val="0"/>
          <w:numId w:val="94"/>
        </w:numPr>
        <w:spacing w:before="40" w:after="40"/>
        <w:rPr>
          <w:rFonts w:eastAsia="Arial" w:cs="Arial"/>
          <w:color w:val="1E293B"/>
          <w:sz w:val="20"/>
          <w:szCs w:val="20"/>
        </w:rPr>
      </w:pPr>
      <w:r>
        <w:rPr>
          <w:rFonts w:eastAsia="Arial" w:cs="Arial"/>
          <w:color w:val="1E293B"/>
          <w:sz w:val="20"/>
          <w:szCs w:val="20"/>
        </w:rPr>
        <w:t>Online documentation and user guides: available at all times.</w:t>
      </w:r>
    </w:p>
    <w:p>
      <w:pPr>
        <w:pStyle w:val="Normal"/>
        <w:spacing w:before="180" w:after="60"/>
        <w:rPr>
          <w:rFonts w:eastAsia="Arial" w:cs="Arial"/>
          <w:b/>
          <w:bCs/>
          <w:color w:val="3B5E8C"/>
          <w:sz w:val="20"/>
          <w:szCs w:val="20"/>
        </w:rPr>
      </w:pPr>
      <w:r>
        <w:rPr>
          <w:rFonts w:eastAsia="Arial" w:cs="Arial"/>
          <w:b/>
          <w:bCs/>
          <w:color w:val="3B5E8C"/>
          <w:sz w:val="20"/>
          <w:szCs w:val="20"/>
        </w:rPr>
        <w:t>5.4  Updates and Enhancements</w:t>
      </w:r>
    </w:p>
    <w:p>
      <w:pPr>
        <w:pStyle w:val="Normal"/>
        <w:spacing w:before="60" w:after="100"/>
        <w:rPr>
          <w:rFonts w:eastAsia="Arial" w:cs="Arial"/>
          <w:color w:val="1E293B"/>
          <w:sz w:val="20"/>
          <w:szCs w:val="20"/>
        </w:rPr>
      </w:pPr>
      <w:r>
        <w:rPr>
          <w:rFonts w:eastAsia="Arial" w:cs="Arial"/>
          <w:color w:val="1E293B"/>
          <w:sz w:val="20"/>
          <w:szCs w:val="20"/>
        </w:rPr>
        <w:t>The Provider shall provide all Platform updates, patches, and bug fixes at no additional charge during the Term. New major feature releases may be provided at the Provider's discretion. Custom development is not included and will be quoted separately.</w:t>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6. DATA, PRIVACY, AND SECURITY</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6.1  User Data Ownership</w:t>
      </w:r>
    </w:p>
    <w:p>
      <w:pPr>
        <w:pStyle w:val="BodyText"/>
        <w:spacing w:before="60" w:after="100"/>
        <w:rPr>
          <w:rFonts w:eastAsia="Arial" w:cs="Arial"/>
          <w:color w:val="1E293B"/>
          <w:sz w:val="20"/>
          <w:szCs w:val="20"/>
        </w:rPr>
      </w:pPr>
      <w:r>
        <w:rPr>
          <w:rFonts w:eastAsia="Arial" w:cs="Arial"/>
          <w:color w:val="1E293B"/>
          <w:sz w:val="20"/>
          <w:szCs w:val="20"/>
        </w:rPr>
        <w:t>As between the parties, the Client retains all right, title, and interest in and to the aggregate User Data for community governance purposes, consistent with its role as Responsible Party under POPIA. However, each data subject (HOA Member or Resident) retains inherent ownership rights over their personal information, including the right to control, access, correct, delete, port, and monetize it, in alignment with the 31st Human Right to legal ownership of inherent human data and the working principles demonstrated by Brazil’s LGPD Art. 17 and dWallet pilot. The Provider is granted a limited license to process User Data solely as Operator to deliver the Services and facilitate data-subject monetization. The Provider shall implement self-service dWallet tools enabling data subjects to exercise these rights directly.</w:t>
      </w:r>
    </w:p>
    <w:p>
      <w:pPr>
        <w:pStyle w:val="Normal"/>
        <w:spacing w:before="180" w:after="60"/>
        <w:rPr>
          <w:rFonts w:eastAsia="Arial" w:cs="Arial"/>
          <w:b/>
          <w:bCs/>
          <w:color w:val="3B5E8C"/>
          <w:sz w:val="20"/>
          <w:szCs w:val="20"/>
        </w:rPr>
      </w:pPr>
      <w:r>
        <w:rPr>
          <w:rFonts w:eastAsia="Arial" w:cs="Arial"/>
          <w:b/>
          <w:bCs/>
          <w:color w:val="3B5E8C"/>
          <w:sz w:val="20"/>
          <w:szCs w:val="20"/>
        </w:rPr>
        <w:t>6.2  Data Protection</w:t>
      </w:r>
    </w:p>
    <w:p>
      <w:pPr>
        <w:pStyle w:val="Normal"/>
        <w:spacing w:before="60" w:after="100"/>
        <w:rPr>
          <w:rFonts w:eastAsia="Arial" w:cs="Arial"/>
          <w:color w:val="1E293B"/>
          <w:sz w:val="20"/>
          <w:szCs w:val="20"/>
        </w:rPr>
      </w:pPr>
      <w:r>
        <w:rPr>
          <w:rFonts w:eastAsia="Arial" w:cs="Arial"/>
          <w:color w:val="1E293B"/>
          <w:sz w:val="20"/>
          <w:szCs w:val="20"/>
        </w:rPr>
        <w:t>Each party shall comply with all applicable data protection and privacy laws and regulations in connection with this Agreement, including but not limited to the Protection of Personal Information Act, No. 4 of 2013 (POPIA) and any amendments thereto. The Provider shall act as an "operator" (as defined under POPIA) with respect to personal information processed on behalf of the Client.</w:t>
      </w:r>
    </w:p>
    <w:p>
      <w:pPr>
        <w:pStyle w:val="Normal"/>
        <w:spacing w:before="180" w:after="60"/>
        <w:rPr>
          <w:rFonts w:eastAsia="Arial" w:cs="Arial"/>
          <w:b/>
          <w:bCs/>
          <w:color w:val="3B5E8C"/>
          <w:sz w:val="20"/>
          <w:szCs w:val="20"/>
        </w:rPr>
      </w:pPr>
      <w:r>
        <w:rPr>
          <w:rFonts w:eastAsia="Arial" w:cs="Arial"/>
          <w:b/>
          <w:bCs/>
          <w:color w:val="3B5E8C"/>
          <w:sz w:val="20"/>
          <w:szCs w:val="20"/>
        </w:rPr>
        <w:t>6.3  Personal Information of Residents</w:t>
      </w:r>
    </w:p>
    <w:p>
      <w:pPr>
        <w:pStyle w:val="Normal"/>
        <w:spacing w:before="60" w:after="100"/>
        <w:rPr>
          <w:rFonts w:eastAsia="Arial" w:cs="Arial"/>
          <w:color w:val="1E293B"/>
          <w:sz w:val="20"/>
          <w:szCs w:val="20"/>
        </w:rPr>
      </w:pPr>
      <w:r>
        <w:rPr>
          <w:rFonts w:eastAsia="Arial" w:cs="Arial"/>
          <w:color w:val="1E293B"/>
          <w:sz w:val="20"/>
          <w:szCs w:val="20"/>
        </w:rPr>
        <w:t>The parties acknowledge that the Platform may process personal information of Residents (including tenants and renters) who are not parties to this Agreement. The Client is responsible for:</w:t>
      </w:r>
    </w:p>
    <w:p>
      <w:pPr>
        <w:pStyle w:val="ListParagraph"/>
        <w:numPr>
          <w:ilvl w:val="0"/>
          <w:numId w:val="95"/>
        </w:numPr>
        <w:spacing w:before="40" w:after="40"/>
        <w:rPr>
          <w:rFonts w:eastAsia="Arial" w:cs="Arial"/>
          <w:color w:val="1E293B"/>
          <w:sz w:val="20"/>
          <w:szCs w:val="20"/>
        </w:rPr>
      </w:pPr>
      <w:r>
        <w:rPr>
          <w:rFonts w:eastAsia="Arial" w:cs="Arial"/>
          <w:color w:val="1E293B"/>
          <w:sz w:val="20"/>
          <w:szCs w:val="20"/>
        </w:rPr>
        <w:t>obtaining all necessary consents from HOA Members and Residents for the collection and processing of their personal information on the Platform;</w:t>
      </w:r>
    </w:p>
    <w:p>
      <w:pPr>
        <w:pStyle w:val="ListParagraph"/>
        <w:numPr>
          <w:ilvl w:val="0"/>
          <w:numId w:val="96"/>
        </w:numPr>
        <w:spacing w:before="40" w:after="40"/>
        <w:rPr>
          <w:rFonts w:eastAsia="Arial" w:cs="Arial"/>
          <w:color w:val="1E293B"/>
          <w:sz w:val="20"/>
          <w:szCs w:val="20"/>
        </w:rPr>
      </w:pPr>
      <w:r>
        <w:rPr>
          <w:rFonts w:eastAsia="Arial" w:cs="Arial"/>
          <w:color w:val="1E293B"/>
          <w:sz w:val="20"/>
          <w:szCs w:val="20"/>
        </w:rPr>
        <w:t>ensuring that its use of the Platform complies with applicable privacy legislation; and</w:t>
      </w:r>
    </w:p>
    <w:p>
      <w:pPr>
        <w:pStyle w:val="ListParagraph"/>
        <w:numPr>
          <w:ilvl w:val="0"/>
          <w:numId w:val="97"/>
        </w:numPr>
        <w:spacing w:before="40" w:after="40"/>
        <w:rPr>
          <w:rFonts w:eastAsia="Arial" w:cs="Arial"/>
          <w:color w:val="1E293B"/>
          <w:sz w:val="20"/>
          <w:szCs w:val="20"/>
        </w:rPr>
      </w:pPr>
      <w:r>
        <w:rPr>
          <w:rFonts w:eastAsia="Arial" w:cs="Arial"/>
          <w:color w:val="1E293B"/>
          <w:sz w:val="20"/>
          <w:szCs w:val="20"/>
        </w:rPr>
        <w:t>maintaining a lawful basis for the processing of Resident data, including tenant data.</w:t>
      </w:r>
    </w:p>
    <w:p>
      <w:pPr>
        <w:pStyle w:val="Normal"/>
        <w:spacing w:before="180" w:after="60"/>
        <w:rPr>
          <w:rFonts w:eastAsia="Arial" w:cs="Arial"/>
          <w:b/>
          <w:bCs/>
          <w:color w:val="3B5E8C"/>
          <w:sz w:val="20"/>
          <w:szCs w:val="20"/>
        </w:rPr>
      </w:pPr>
      <w:r>
        <w:rPr>
          <w:rFonts w:eastAsia="Arial" w:cs="Arial"/>
          <w:b/>
          <w:bCs/>
          <w:color w:val="3B5E8C"/>
          <w:sz w:val="20"/>
          <w:szCs w:val="20"/>
        </w:rPr>
        <w:t>6.4  Data Security</w:t>
      </w:r>
    </w:p>
    <w:p>
      <w:pPr>
        <w:pStyle w:val="Normal"/>
        <w:spacing w:before="60" w:after="100"/>
        <w:rPr>
          <w:rFonts w:eastAsia="Arial" w:cs="Arial"/>
          <w:color w:val="1E293B"/>
          <w:sz w:val="20"/>
          <w:szCs w:val="20"/>
        </w:rPr>
      </w:pPr>
      <w:r>
        <w:rPr>
          <w:rFonts w:eastAsia="Arial" w:cs="Arial"/>
          <w:color w:val="1E293B"/>
          <w:sz w:val="20"/>
          <w:szCs w:val="20"/>
        </w:rPr>
        <w:t>The Provider shall implement and maintain appropriate technical and organizational security measures to protect User Data against unauthorized access, disclosure, alteration, or destruction, consistent with industry-standard practices for cloud-based SaaS platforms.</w:t>
      </w:r>
    </w:p>
    <w:p>
      <w:pPr>
        <w:pStyle w:val="Normal"/>
        <w:spacing w:before="180" w:after="60"/>
        <w:rPr>
          <w:rFonts w:eastAsia="Arial" w:cs="Arial"/>
          <w:b/>
          <w:bCs/>
          <w:color w:val="3B5E8C"/>
          <w:sz w:val="20"/>
          <w:szCs w:val="20"/>
        </w:rPr>
      </w:pPr>
      <w:r>
        <w:rPr>
          <w:rFonts w:eastAsia="Arial" w:cs="Arial"/>
          <w:b/>
          <w:bCs/>
          <w:color w:val="3B5E8C"/>
          <w:sz w:val="20"/>
          <w:szCs w:val="20"/>
        </w:rPr>
        <w:t>6.5  Agreement-Level Data Retention and Return</w:t>
      </w:r>
    </w:p>
    <w:p>
      <w:pPr>
        <w:pStyle w:val="Normal"/>
        <w:spacing w:before="60" w:after="100"/>
        <w:rPr>
          <w:rFonts w:eastAsia="Arial" w:cs="Arial"/>
          <w:color w:val="1E293B"/>
          <w:sz w:val="20"/>
          <w:szCs w:val="20"/>
        </w:rPr>
      </w:pPr>
      <w:r>
        <w:rPr>
          <w:rFonts w:eastAsia="Arial" w:cs="Arial"/>
          <w:color w:val="1E293B"/>
          <w:sz w:val="20"/>
          <w:szCs w:val="20"/>
        </w:rPr>
        <w:t>Upon termination or expiry of this Agreement, the Provider shall, at the Client's election, either return or securely delete all User Data within thirty (30) days, subject to any legal retention obligations. The Client may request an export of its User Data in a standard machine-readable format at any time during the Term at no charge.</w:t>
      </w:r>
    </w:p>
    <w:p>
      <w:pPr>
        <w:pStyle w:val="Normal"/>
        <w:spacing w:before="180" w:after="60"/>
        <w:rPr>
          <w:rFonts w:eastAsia="Arial" w:cs="Arial"/>
          <w:b/>
          <w:bCs/>
          <w:color w:val="3B5E8C"/>
          <w:sz w:val="20"/>
          <w:szCs w:val="20"/>
        </w:rPr>
      </w:pPr>
      <w:r>
        <w:rPr>
          <w:rFonts w:eastAsia="Arial" w:cs="Arial"/>
          <w:b/>
          <w:bCs/>
          <w:color w:val="3B5E8C"/>
          <w:sz w:val="20"/>
          <w:szCs w:val="20"/>
        </w:rPr>
        <w:t>6.6  Data Breach Notification</w:t>
      </w:r>
    </w:p>
    <w:p>
      <w:pPr>
        <w:pStyle w:val="Normal"/>
        <w:spacing w:before="60" w:after="100"/>
        <w:rPr/>
      </w:pPr>
      <w:r>
        <w:rPr>
          <w:rFonts w:eastAsia="Arial" w:cs="Arial"/>
          <w:color w:val="1E293B"/>
          <w:sz w:val="20"/>
          <w:szCs w:val="20"/>
        </w:rPr>
        <w:t>The Provider shall notify the Client without undue delay (and in any event within seventy-two (72) hours) of becoming aware of any security breach involving User Data, and shall cooperate with the Client in its response to such breach.</w:t>
      </w:r>
    </w:p>
    <w:p>
      <w:pPr>
        <w:pStyle w:val="Normal"/>
        <w:spacing w:before="180" w:after="60"/>
        <w:rPr>
          <w:rFonts w:eastAsia="Arial" w:cs="Arial"/>
          <w:b/>
          <w:bCs/>
          <w:color w:val="3B5E8C"/>
          <w:sz w:val="20"/>
          <w:szCs w:val="20"/>
        </w:rPr>
      </w:pPr>
      <w:r>
        <w:rPr>
          <w:rFonts w:eastAsia="Arial" w:cs="Arial"/>
          <w:b/>
          <w:bCs/>
          <w:color w:val="3B5E8C"/>
          <w:sz w:val="20"/>
          <w:szCs w:val="20"/>
        </w:rPr>
        <w:t>6.7  User Departure and Arrival Flow</w:t>
      </w:r>
    </w:p>
    <w:p>
      <w:pPr>
        <w:pStyle w:val="Normal"/>
        <w:spacing w:before="60" w:after="100"/>
        <w:rPr>
          <w:rFonts w:eastAsia="Arial" w:cs="Arial"/>
          <w:color w:val="1E293B"/>
          <w:sz w:val="20"/>
          <w:szCs w:val="20"/>
        </w:rPr>
      </w:pPr>
      <w:r>
        <w:rPr>
          <w:rFonts w:eastAsia="Arial" w:cs="Arial"/>
          <w:color w:val="1E293B"/>
          <w:sz w:val="20"/>
          <w:szCs w:val="20"/>
        </w:rPr>
        <w:t>The following lifecycle rules apply to individual user accounts upon a Departure Event:</w:t>
      </w:r>
    </w:p>
    <w:p>
      <w:pPr>
        <w:pStyle w:val="ListParagraph"/>
        <w:numPr>
          <w:ilvl w:val="0"/>
          <w:numId w:val="98"/>
        </w:numPr>
        <w:spacing w:before="40" w:after="40"/>
        <w:rPr>
          <w:rFonts w:eastAsia="Arial" w:cs="Arial"/>
          <w:color w:val="1E293B"/>
          <w:sz w:val="20"/>
          <w:szCs w:val="20"/>
        </w:rPr>
      </w:pPr>
      <w:r>
        <w:rPr>
          <w:rFonts w:eastAsia="Arial" w:cs="Arial"/>
          <w:b/>
          <w:bCs/>
          <w:color w:val="3B5E8C"/>
          <w:sz w:val="20"/>
          <w:szCs w:val="20"/>
        </w:rPr>
        <w:t>Graceful Checkout</w:t>
      </w:r>
      <w:r>
        <w:rPr>
          <w:rFonts w:eastAsia="Arial" w:cs="Arial"/>
          <w:color w:val="3B5E8C"/>
          <w:sz w:val="20"/>
          <w:szCs w:val="20"/>
        </w:rPr>
        <w:t>:</w:t>
      </w:r>
      <w:r>
        <w:rPr>
          <w:rFonts w:eastAsia="Arial" w:cs="Arial"/>
          <w:color w:val="1E293B"/>
          <w:sz w:val="20"/>
          <w:szCs w:val="20"/>
        </w:rPr>
        <w:t xml:space="preserve"> where a user (HOA Member or Resident) gives notice of departure to the HOA Administrator, the Administrator initiates offboarding via the Platform. The user's Platform Address and associated User Data enter the Archival Period (90 days read-only, non-active) immediately upon offboarding.</w:t>
      </w:r>
    </w:p>
    <w:p>
      <w:pPr>
        <w:pStyle w:val="ListParagraph"/>
        <w:numPr>
          <w:ilvl w:val="0"/>
          <w:numId w:val="99"/>
        </w:numPr>
        <w:spacing w:before="40" w:after="40"/>
        <w:rPr>
          <w:rFonts w:eastAsia="Arial" w:cs="Arial"/>
          <w:color w:val="1E293B"/>
          <w:sz w:val="20"/>
          <w:szCs w:val="20"/>
        </w:rPr>
      </w:pPr>
      <w:r>
        <w:rPr>
          <w:rFonts w:eastAsia="Arial" w:cs="Arial"/>
          <w:b/>
          <w:bCs/>
          <w:color w:val="3B5E8C"/>
          <w:sz w:val="20"/>
          <w:szCs w:val="20"/>
        </w:rPr>
        <w:t>Involuntary Departure:</w:t>
      </w:r>
      <w:r>
        <w:rPr>
          <w:rFonts w:eastAsia="Arial" w:cs="Arial"/>
          <w:b/>
          <w:bCs/>
          <w:color w:val="1E293B"/>
          <w:sz w:val="20"/>
          <w:szCs w:val="20"/>
        </w:rPr>
        <w:t xml:space="preserve"> </w:t>
      </w:r>
      <w:r>
        <w:rPr>
          <w:rFonts w:eastAsia="Arial" w:cs="Arial"/>
          <w:color w:val="1E293B"/>
          <w:sz w:val="20"/>
          <w:szCs w:val="20"/>
        </w:rPr>
        <w:t>where a user vacates without notice, or the HOA Administrator determines that access should be revoked, the Administrator initiates offboarding. The same 90-day Archival Period applies.</w:t>
      </w:r>
    </w:p>
    <w:p>
      <w:pPr>
        <w:pStyle w:val="ListParagraph"/>
        <w:numPr>
          <w:ilvl w:val="0"/>
          <w:numId w:val="100"/>
        </w:numPr>
        <w:spacing w:before="40" w:after="40"/>
        <w:rPr>
          <w:rFonts w:eastAsia="Arial" w:cs="Arial"/>
          <w:color w:val="1E293B"/>
          <w:sz w:val="20"/>
          <w:szCs w:val="20"/>
        </w:rPr>
      </w:pPr>
      <w:r>
        <w:rPr>
          <w:rFonts w:eastAsia="Arial" w:cs="Arial"/>
          <w:b/>
          <w:bCs/>
          <w:color w:val="3B5E8C"/>
          <w:sz w:val="20"/>
          <w:szCs w:val="20"/>
        </w:rPr>
        <w:t>Portability Window</w:t>
      </w:r>
      <w:r>
        <w:rPr>
          <w:rFonts w:eastAsia="Arial" w:cs="Arial"/>
          <w:color w:val="3B5E8C"/>
          <w:sz w:val="20"/>
          <w:szCs w:val="20"/>
        </w:rPr>
        <w:t xml:space="preserve"> </w:t>
      </w:r>
      <w:r>
        <w:rPr>
          <w:rFonts w:eastAsia="Arial" w:cs="Arial"/>
          <w:color w:val="1E293B"/>
          <w:sz w:val="20"/>
          <w:szCs w:val="20"/>
        </w:rPr>
        <w:t>(Premium Seats only): prior to the commencement of the Archival Period, a departing Premium Seat holder has thirty (30) days to request a full export of their User Data and message history in a standard machine-readable format, at no charge. The Provider shall process such requests within five (5) business days.</w:t>
      </w:r>
    </w:p>
    <w:p>
      <w:pPr>
        <w:pStyle w:val="ListParagraph"/>
        <w:numPr>
          <w:ilvl w:val="0"/>
          <w:numId w:val="101"/>
        </w:numPr>
        <w:spacing w:before="40" w:after="40"/>
        <w:rPr>
          <w:rFonts w:eastAsia="Arial" w:cs="Arial"/>
          <w:color w:val="1E293B"/>
          <w:sz w:val="20"/>
          <w:szCs w:val="20"/>
        </w:rPr>
      </w:pPr>
      <w:r>
        <w:rPr>
          <w:rFonts w:eastAsia="Arial" w:cs="Arial"/>
          <w:b/>
          <w:bCs/>
          <w:color w:val="3B5E8C"/>
          <w:sz w:val="20"/>
          <w:szCs w:val="20"/>
        </w:rPr>
        <w:t>Archival and Deletion:</w:t>
      </w:r>
      <w:r>
        <w:rPr>
          <w:rFonts w:eastAsia="Arial" w:cs="Arial"/>
          <w:color w:val="1E293B"/>
          <w:sz w:val="20"/>
          <w:szCs w:val="20"/>
        </w:rPr>
        <w:t xml:space="preserve"> at the conclusion of the Archival Period, all User Data associated with the departed user shall be permanently and securely deleted from the Platform, unless retention is required by applicable law.</w:t>
      </w:r>
    </w:p>
    <w:p>
      <w:pPr>
        <w:pStyle w:val="ListParagraph"/>
        <w:numPr>
          <w:ilvl w:val="0"/>
          <w:numId w:val="102"/>
        </w:numPr>
        <w:spacing w:before="40" w:after="40"/>
        <w:rPr>
          <w:rFonts w:eastAsia="Arial" w:cs="Arial"/>
          <w:color w:val="1E293B"/>
          <w:sz w:val="20"/>
          <w:szCs w:val="20"/>
        </w:rPr>
      </w:pPr>
      <w:r>
        <w:rPr>
          <w:rFonts w:eastAsia="Arial" w:cs="Arial"/>
          <w:b/>
          <w:bCs/>
          <w:color w:val="3B5E8C"/>
          <w:sz w:val="20"/>
          <w:szCs w:val="20"/>
        </w:rPr>
        <w:t>Unit Address Reissue</w:t>
      </w:r>
      <w:r>
        <w:rPr>
          <w:rFonts w:eastAsia="Arial" w:cs="Arial"/>
          <w:color w:val="1E293B"/>
          <w:sz w:val="20"/>
          <w:szCs w:val="20"/>
        </w:rPr>
        <w:t xml:space="preserve"> (Standard Seats): upon a new Household's arrival, the HOA Administrator may reissue the unit-scoped Platform Address within the Community Domain (e.g. unitNNN@[community-domain]) to the incoming household without restriction.</w:t>
      </w:r>
    </w:p>
    <w:p>
      <w:pPr>
        <w:pStyle w:val="ListParagraph"/>
        <w:numPr>
          <w:ilvl w:val="0"/>
          <w:numId w:val="103"/>
        </w:numPr>
        <w:spacing w:before="40" w:after="40"/>
        <w:rPr>
          <w:rFonts w:eastAsia="Arial" w:cs="Arial"/>
          <w:color w:val="1E293B"/>
          <w:sz w:val="20"/>
          <w:szCs w:val="20"/>
        </w:rPr>
      </w:pPr>
      <w:r>
        <w:rPr>
          <w:rFonts w:eastAsia="Arial" w:cs="Arial"/>
          <w:b/>
          <w:bCs/>
          <w:color w:val="3B5E8C"/>
          <w:sz w:val="20"/>
          <w:szCs w:val="20"/>
        </w:rPr>
        <w:t>Personal Address Cooling-Off</w:t>
      </w:r>
      <w:r>
        <w:rPr>
          <w:rFonts w:eastAsia="Arial" w:cs="Arial"/>
          <w:b/>
          <w:bCs/>
          <w:color w:val="1E293B"/>
          <w:sz w:val="20"/>
          <w:szCs w:val="20"/>
        </w:rPr>
        <w:t xml:space="preserve"> </w:t>
      </w:r>
      <w:r>
        <w:rPr>
          <w:rFonts w:eastAsia="Arial" w:cs="Arial"/>
          <w:color w:val="1E293B"/>
          <w:sz w:val="20"/>
          <w:szCs w:val="20"/>
        </w:rPr>
        <w:t>(Premium Seats): a personal Platform Address within the Community Domain (e.g. myname@[community-domain]) associated with a departed Premium Seat holder may not be reissued to any other user for a period of six (6) months following the expiry of the Archival Period (the Cooling-Off Period). After the Cooling-Off Period, the HOA Administrator may reissue the address at their discretion.</w:t>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The HOA Administrator is solely responsible for initiating all Departure Events and Arrival provisioning. The Provider shall provide administrative tools within the Platform to facilitate these workflows.</w:t>
      </w:r>
    </w:p>
    <w:p>
      <w:pPr>
        <w:pStyle w:val="Heading2"/>
        <w:ind w:hanging="0" w:left="0"/>
        <w:rPr/>
      </w:pPr>
      <w:r>
        <w:rPr/>
        <w:t>6.8 Data Subject Monetization and dWallet</w:t>
        <w:br/>
      </w:r>
    </w:p>
    <w:p>
      <w:pPr>
        <w:pStyle w:val="BodyText"/>
        <w:widowControl/>
        <w:suppressAutoHyphens w:val="true"/>
        <w:bidi w:val="0"/>
        <w:spacing w:lineRule="auto" w:line="276" w:before="0" w:after="140"/>
        <w:ind w:hanging="0" w:left="0" w:right="0"/>
        <w:jc w:val="left"/>
        <w:rPr/>
      </w:pPr>
      <w:r>
        <w:rPr/>
        <w:t>The Platform shall include a resident-facing “dWallet” module (personal data savings account) enabling each data subject to:</w:t>
      </w:r>
    </w:p>
    <w:p>
      <w:pPr>
        <w:pStyle w:val="BodyText"/>
        <w:widowControl/>
        <w:suppressAutoHyphens w:val="true"/>
        <w:bidi w:val="0"/>
        <w:spacing w:lineRule="auto" w:line="276" w:before="0" w:after="140"/>
        <w:ind w:hanging="0" w:left="720" w:right="0"/>
        <w:jc w:val="left"/>
        <w:rPr/>
      </w:pPr>
      <w:r>
        <w:rPr/>
        <w:t>(a) view and manage granular consents for commercial uses (Directory Profiles, transaction data, aggregated insights, surveys);</w:t>
        <w:br/>
        <w:t>(b) receive direct compensation (Platform credits or EFT) from revenue-generating activities per Schedule F;</w:t>
        <w:br/>
        <w:t>(c) export or delete their data at any time (subject to legal retention); and</w:t>
        <w:br/>
        <w:t>(d) opt out of any monetization stream with immediate effect.</w:t>
        <w:br/>
        <w:t>Participation is voluntary and opt-in. The Provider shall maintain an auditable ledger of consents, rewards, and disbursements. All dWallet transactions comply with POPIA operator obligations and the Revenue Sharing Addendum.</w:t>
      </w:r>
    </w:p>
    <w:p>
      <w:pPr>
        <w:pStyle w:val="Normal"/>
        <w:spacing w:before="0" w:after="80"/>
        <w:rPr/>
      </w:pPr>
      <w:r>
        <w:rPr/>
      </w:r>
    </w:p>
    <w:p>
      <w:pPr>
        <w:pStyle w:val="Normal"/>
        <w:spacing w:before="300" w:after="100"/>
        <w:rPr/>
      </w:pPr>
      <w:r>
        <w:rPr>
          <w:rFonts w:eastAsia="Arial" w:cs="Arial"/>
          <w:b/>
          <w:bCs/>
          <w:color w:val="1A2E44"/>
          <w:sz w:val="22"/>
          <w:szCs w:val="22"/>
        </w:rPr>
        <w:t>7. CONFIDENTIALITY</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7.1  Obligations</w:t>
      </w:r>
    </w:p>
    <w:p>
      <w:pPr>
        <w:pStyle w:val="Normal"/>
        <w:spacing w:before="60" w:after="100"/>
        <w:rPr>
          <w:rFonts w:eastAsia="Arial" w:cs="Arial"/>
          <w:color w:val="1E293B"/>
          <w:sz w:val="20"/>
          <w:szCs w:val="20"/>
        </w:rPr>
      </w:pPr>
      <w:r>
        <w:rPr>
          <w:rFonts w:eastAsia="Arial" w:cs="Arial"/>
          <w:color w:val="1E293B"/>
          <w:sz w:val="20"/>
          <w:szCs w:val="20"/>
        </w:rPr>
        <w:t>Each party agrees to: (a) hold the other party's Confidential Information in strict confidence; (b) not disclose Confidential Information to any third party without prior written consent; and (c) use Confidential Information solely for the purposes of performing its obligations or exercising its rights under this Agreement.</w:t>
      </w:r>
    </w:p>
    <w:p>
      <w:pPr>
        <w:pStyle w:val="Normal"/>
        <w:spacing w:before="180" w:after="60"/>
        <w:rPr>
          <w:rFonts w:eastAsia="Arial" w:cs="Arial"/>
          <w:b/>
          <w:bCs/>
          <w:color w:val="3B5E8C"/>
          <w:sz w:val="20"/>
          <w:szCs w:val="20"/>
        </w:rPr>
      </w:pPr>
      <w:r>
        <w:rPr>
          <w:rFonts w:eastAsia="Arial" w:cs="Arial"/>
          <w:b/>
          <w:bCs/>
          <w:color w:val="3B5E8C"/>
          <w:sz w:val="20"/>
          <w:szCs w:val="20"/>
        </w:rPr>
        <w:t>7.2  Exceptions</w:t>
      </w:r>
    </w:p>
    <w:p>
      <w:pPr>
        <w:pStyle w:val="Normal"/>
        <w:spacing w:before="60" w:after="100"/>
        <w:rPr>
          <w:rFonts w:eastAsia="Arial" w:cs="Arial"/>
          <w:color w:val="1E293B"/>
          <w:sz w:val="20"/>
          <w:szCs w:val="20"/>
        </w:rPr>
      </w:pPr>
      <w:r>
        <w:rPr>
          <w:rFonts w:eastAsia="Arial" w:cs="Arial"/>
          <w:color w:val="1E293B"/>
          <w:sz w:val="20"/>
          <w:szCs w:val="20"/>
        </w:rPr>
        <w:t>Confidentiality obligations do not apply to information that: (a) is or becomes publicly known through no breach of this Agreement; (b) was rightfully known prior to disclosure; (c) is rightfully received from a third party without restriction; or (d) is required to be disclosed by law or court order, provided the disclosing party gives prompt notice to the other party.</w:t>
      </w:r>
    </w:p>
    <w:p>
      <w:pPr>
        <w:pStyle w:val="Normal"/>
        <w:spacing w:before="180" w:after="60"/>
        <w:rPr>
          <w:rFonts w:eastAsia="Arial" w:cs="Arial"/>
          <w:b/>
          <w:bCs/>
          <w:color w:val="3B5E8C"/>
          <w:sz w:val="20"/>
          <w:szCs w:val="20"/>
        </w:rPr>
      </w:pPr>
      <w:r>
        <w:rPr>
          <w:rFonts w:eastAsia="Arial" w:cs="Arial"/>
          <w:b/>
          <w:bCs/>
          <w:color w:val="3B5E8C"/>
          <w:sz w:val="20"/>
          <w:szCs w:val="20"/>
        </w:rPr>
        <w:t>7.3  Duration</w:t>
      </w:r>
    </w:p>
    <w:p>
      <w:pPr>
        <w:pStyle w:val="Normal"/>
        <w:spacing w:before="60" w:after="100"/>
        <w:rPr>
          <w:rFonts w:eastAsia="Arial" w:cs="Arial"/>
          <w:color w:val="1E293B"/>
          <w:sz w:val="20"/>
          <w:szCs w:val="20"/>
        </w:rPr>
      </w:pPr>
      <w:r>
        <w:rPr>
          <w:rFonts w:eastAsia="Arial" w:cs="Arial"/>
          <w:color w:val="1E293B"/>
          <w:sz w:val="20"/>
          <w:szCs w:val="20"/>
        </w:rPr>
        <w:t>Confidentiality obligations shall survive the termination or expiry of this Agreement for a period of three (3) years.</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8. INTELLECTUAL PROPERTY</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8.1  Provider IP</w:t>
      </w:r>
    </w:p>
    <w:p>
      <w:pPr>
        <w:pStyle w:val="Normal"/>
        <w:spacing w:before="60" w:after="100"/>
        <w:rPr>
          <w:rFonts w:eastAsia="Arial" w:cs="Arial"/>
          <w:color w:val="1E293B"/>
          <w:sz w:val="20"/>
          <w:szCs w:val="20"/>
        </w:rPr>
      </w:pPr>
      <w:r>
        <w:rPr>
          <w:rFonts w:eastAsia="Arial" w:cs="Arial"/>
          <w:color w:val="1E293B"/>
          <w:sz w:val="20"/>
          <w:szCs w:val="20"/>
        </w:rPr>
        <w:t>The Provider retains all right, title, and interest in and to the Platform, including all underlying software, source code, algorithms, interfaces, documentation, and all intellectual property rights therein. Nothing in this Agreement transfers any ownership of the Platform or Provider intellectual property to the Client.</w:t>
      </w:r>
      <w:r>
        <w:rPr/>
        <w:commentReference w:id="1"/>
      </w:r>
      <w:r>
        <w:rPr>
          <w:rFonts w:eastAsia="Arial" w:cs="Arial"/>
          <w:color w:val="1E293B"/>
          <w:sz w:val="20"/>
          <w:szCs w:val="20"/>
        </w:rPr>
        <w:t xml:space="preserve"> </w:t>
      </w:r>
      <w:r>
        <w:rPr>
          <w:color w:val="000000"/>
          <w:sz w:val="20"/>
        </w:rPr>
        <w:t>Without limiting the foregoing, the Provider asserts ownership of the trade name 'Netcomplex' and the trademark 'Your Complex Connected' (trademark application pending), both of which are proprietary to the Provider. Nothing in this Agreement grants the Client any right to use the Provider's trade names, trademarks, or branding except as expressly set out in Section 8.3.</w:t>
      </w:r>
    </w:p>
    <w:p>
      <w:pPr>
        <w:pStyle w:val="Normal"/>
        <w:spacing w:before="180" w:after="60"/>
        <w:rPr>
          <w:rFonts w:eastAsia="Arial" w:cs="Arial"/>
          <w:b/>
          <w:bCs/>
          <w:color w:val="3B5E8C"/>
          <w:sz w:val="20"/>
          <w:szCs w:val="20"/>
        </w:rPr>
      </w:pPr>
      <w:r>
        <w:rPr>
          <w:rFonts w:eastAsia="Arial" w:cs="Arial"/>
          <w:b/>
          <w:bCs/>
          <w:color w:val="3B5E8C"/>
          <w:sz w:val="20"/>
          <w:szCs w:val="20"/>
        </w:rPr>
        <w:t>8.2  Client Feedback</w:t>
      </w:r>
    </w:p>
    <w:p>
      <w:pPr>
        <w:pStyle w:val="Normal"/>
        <w:spacing w:before="60" w:after="100"/>
        <w:rPr>
          <w:rFonts w:eastAsia="Arial" w:cs="Arial"/>
          <w:color w:val="1E293B"/>
          <w:sz w:val="20"/>
          <w:szCs w:val="20"/>
        </w:rPr>
      </w:pPr>
      <w:r>
        <w:rPr>
          <w:rFonts w:eastAsia="Arial" w:cs="Arial"/>
          <w:color w:val="1E293B"/>
          <w:sz w:val="20"/>
          <w:szCs w:val="20"/>
        </w:rPr>
        <w:t>The Client may, from time to time, provide feedback, suggestions, or feature requests regarding the Platform. The Client grants the Provider a perpetual, irrevocable, royalty-free license to use such feedback for any purpose, without obligation of confidentiality or compensation to the Client.</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180" w:after="60"/>
        <w:rPr>
          <w:rFonts w:eastAsia="Arial" w:cs="Arial"/>
          <w:b/>
          <w:bCs/>
          <w:color w:val="3B5E8C"/>
          <w:sz w:val="20"/>
          <w:szCs w:val="20"/>
        </w:rPr>
      </w:pPr>
      <w:r>
        <w:rPr>
          <w:rFonts w:eastAsia="Arial" w:cs="Arial"/>
          <w:b/>
          <w:bCs/>
          <w:color w:val="3B5E8C"/>
          <w:sz w:val="20"/>
          <w:szCs w:val="20"/>
        </w:rPr>
        <w:t>8.3  Community Branding</w:t>
      </w:r>
    </w:p>
    <w:p>
      <w:pPr>
        <w:pStyle w:val="Normal"/>
        <w:spacing w:before="60" w:after="100"/>
        <w:rPr>
          <w:rFonts w:eastAsia="Arial" w:cs="Arial"/>
          <w:color w:val="1E293B"/>
          <w:sz w:val="20"/>
          <w:szCs w:val="20"/>
        </w:rPr>
      </w:pPr>
      <w:r>
        <w:rPr>
          <w:rFonts w:eastAsia="Arial" w:cs="Arial"/>
          <w:color w:val="1E293B"/>
          <w:sz w:val="20"/>
          <w:szCs w:val="20"/>
        </w:rPr>
        <w:t>The Client grants the Provider a limited, non-exclusive license to display the Client's name and logo solely for the purpose of customizing the Platform for the Soralia Village community and for permitted references in Provider marketing materials (with the Client's prior written consent).</w:t>
      </w:r>
    </w:p>
    <w:p>
      <w:pPr>
        <w:pStyle w:val="Normal"/>
        <w:spacing w:before="300" w:after="100"/>
        <w:rPr>
          <w:rFonts w:eastAsia="Arial" w:cs="Arial"/>
          <w:b/>
          <w:bCs/>
          <w:color w:val="1A2E44"/>
          <w:sz w:val="22"/>
          <w:szCs w:val="22"/>
        </w:rPr>
      </w:pPr>
      <w:r>
        <w:rPr>
          <w:rFonts w:eastAsia="Arial" w:cs="Arial"/>
          <w:b/>
          <w:bCs/>
          <w:color w:val="1A2E44"/>
          <w:sz w:val="22"/>
          <w:szCs w:val="22"/>
        </w:rPr>
        <w:t>9. WARRANTIES AND DISCLAIMER</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9.1  Provider Warranties</w:t>
      </w:r>
    </w:p>
    <w:p>
      <w:pPr>
        <w:pStyle w:val="Normal"/>
        <w:spacing w:before="60" w:after="100"/>
        <w:rPr>
          <w:rFonts w:eastAsia="Arial" w:cs="Arial"/>
          <w:color w:val="1E293B"/>
          <w:sz w:val="20"/>
          <w:szCs w:val="20"/>
        </w:rPr>
      </w:pPr>
      <w:r>
        <w:rPr>
          <w:rFonts w:eastAsia="Arial" w:cs="Arial"/>
          <w:color w:val="1E293B"/>
          <w:sz w:val="20"/>
          <w:szCs w:val="20"/>
        </w:rPr>
        <w:t>The Provider warrants that: (a) it has the full right and authority to enter into this Agreement and grant the licenses herein; (b) the Platform will perform materially in accordance with its documentation during the Term; and (c) the Provider will comply with all applicable laws in the provision of the Services.</w:t>
      </w:r>
    </w:p>
    <w:p>
      <w:pPr>
        <w:pStyle w:val="Normal"/>
        <w:spacing w:before="180" w:after="60"/>
        <w:rPr>
          <w:rFonts w:eastAsia="Arial" w:cs="Arial"/>
          <w:b/>
          <w:bCs/>
          <w:color w:val="3B5E8C"/>
          <w:sz w:val="20"/>
          <w:szCs w:val="20"/>
        </w:rPr>
      </w:pPr>
      <w:r>
        <w:rPr>
          <w:rFonts w:eastAsia="Arial" w:cs="Arial"/>
          <w:b/>
          <w:bCs/>
          <w:color w:val="3B5E8C"/>
          <w:sz w:val="20"/>
          <w:szCs w:val="20"/>
        </w:rPr>
        <w:t>9.2  Client Warranties</w:t>
      </w:r>
    </w:p>
    <w:p>
      <w:pPr>
        <w:pStyle w:val="Normal"/>
        <w:spacing w:before="60" w:after="100"/>
        <w:rPr/>
      </w:pPr>
      <w:r>
        <w:rPr>
          <w:rFonts w:eastAsia="Arial" w:cs="Arial"/>
          <w:color w:val="1E293B"/>
          <w:sz w:val="20"/>
          <w:szCs w:val="20"/>
        </w:rPr>
        <w:t>The Client warrants that: (a) it has the full right and authority to enter into this Agreement; (b) it has obtained all necessary consents to provide User Data and personal information of Residents to the Provider; and (c) it will comply with all applicable laws in its use of the Platform.</w:t>
      </w:r>
    </w:p>
    <w:p>
      <w:pPr>
        <w:pStyle w:val="Normal"/>
        <w:spacing w:before="180" w:after="60"/>
        <w:rPr>
          <w:rFonts w:eastAsia="Arial" w:cs="Arial"/>
          <w:b/>
          <w:bCs/>
          <w:color w:val="3B5E8C"/>
          <w:sz w:val="20"/>
          <w:szCs w:val="20"/>
        </w:rPr>
      </w:pPr>
      <w:r>
        <w:rPr>
          <w:rFonts w:eastAsia="Arial" w:cs="Arial"/>
          <w:b/>
          <w:bCs/>
          <w:color w:val="3B5E8C"/>
          <w:sz w:val="20"/>
          <w:szCs w:val="20"/>
        </w:rPr>
        <w:t>9.3  Disclaimer</w:t>
      </w:r>
    </w:p>
    <w:p>
      <w:pPr>
        <w:pStyle w:val="Normal"/>
        <w:spacing w:before="60" w:after="100"/>
        <w:rPr>
          <w:rFonts w:eastAsia="Arial" w:cs="Arial"/>
          <w:color w:val="1E293B"/>
          <w:sz w:val="20"/>
          <w:szCs w:val="20"/>
        </w:rPr>
      </w:pPr>
      <w:r>
        <w:rPr>
          <w:rFonts w:eastAsia="Arial" w:cs="Arial"/>
          <w:color w:val="1E293B"/>
          <w:sz w:val="20"/>
          <w:szCs w:val="20"/>
        </w:rPr>
        <w:t>EXCEPT AS EXPRESSLY SET OUT IN THIS AGREEMENT, THE PLATFORM IS PROVIDED "AS IS" AND THE PROVIDER DISCLAIMS ALL OTHER WARRANTIES, EXPRESS OR IMPLIED, INCLUDING IMPLIED WARRANTIES OF MERCHANTABILITY, FITNESS FOR A PARTICULAR PURPOSE, AND NON-INFRINGEMENT. THE PROVIDER DOES NOT WARRANT THAT THE PLATFORM WILL BE ERROR-FREE OR UNINTERRUPTED.</w:t>
      </w:r>
    </w:p>
    <w:p>
      <w:pPr>
        <w:pStyle w:val="Normal"/>
        <w:spacing w:before="0" w:after="80"/>
        <w:rPr/>
      </w:pPr>
      <w:r>
        <w:rPr/>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10. LIMITATION OF LIABILITY</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10.1  Liability Cap</w:t>
      </w:r>
    </w:p>
    <w:p>
      <w:pPr>
        <w:pStyle w:val="Normal"/>
        <w:spacing w:before="60" w:after="100"/>
        <w:rPr>
          <w:rFonts w:eastAsia="Arial" w:cs="Arial"/>
          <w:color w:val="1E293B"/>
          <w:sz w:val="20"/>
          <w:szCs w:val="20"/>
        </w:rPr>
      </w:pPr>
      <w:r>
        <w:rPr>
          <w:rFonts w:eastAsia="Arial" w:cs="Arial"/>
          <w:color w:val="1E293B"/>
          <w:sz w:val="20"/>
          <w:szCs w:val="20"/>
        </w:rPr>
        <w:t>To the maximum extent permitted by law, the Provider's total cumulative liability arising out of or in connection with this Agreement (whether in contract, delict/tort, or otherwise) shall not exceed the total Fees paid by the Client in the twelve (12) months immediately preceding the event giving rise to the claim.</w:t>
      </w:r>
    </w:p>
    <w:p>
      <w:pPr>
        <w:pStyle w:val="Normal"/>
        <w:spacing w:before="180" w:after="60"/>
        <w:rPr>
          <w:rFonts w:eastAsia="Arial" w:cs="Arial"/>
          <w:b/>
          <w:bCs/>
          <w:color w:val="3B5E8C"/>
          <w:sz w:val="20"/>
          <w:szCs w:val="20"/>
        </w:rPr>
      </w:pPr>
      <w:r>
        <w:rPr>
          <w:rFonts w:eastAsia="Arial" w:cs="Arial"/>
          <w:b/>
          <w:bCs/>
          <w:color w:val="3B5E8C"/>
          <w:sz w:val="20"/>
          <w:szCs w:val="20"/>
        </w:rPr>
        <w:t>10.2  Exclusion of Consequential Loss</w:t>
      </w:r>
    </w:p>
    <w:p>
      <w:pPr>
        <w:pStyle w:val="Normal"/>
        <w:spacing w:before="60" w:after="100"/>
        <w:rPr>
          <w:rFonts w:eastAsia="Arial" w:cs="Arial"/>
          <w:color w:val="1E293B"/>
          <w:sz w:val="20"/>
          <w:szCs w:val="20"/>
        </w:rPr>
      </w:pPr>
      <w:r>
        <w:rPr>
          <w:rFonts w:eastAsia="Arial" w:cs="Arial"/>
          <w:color w:val="1E293B"/>
          <w:sz w:val="20"/>
          <w:szCs w:val="20"/>
        </w:rPr>
        <w:t>Neither party shall be liable for any indirect, incidental, special, punitive, or consequential loss or damage, including loss of profits, loss of business, loss of data, or loss of goodwill, arising out of or in connection with this Agreement, even if advised of the possibility of such loss.</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180" w:after="60"/>
        <w:rPr>
          <w:rFonts w:eastAsia="Arial" w:cs="Arial"/>
          <w:b/>
          <w:bCs/>
          <w:color w:val="3B5E8C"/>
          <w:sz w:val="20"/>
          <w:szCs w:val="20"/>
        </w:rPr>
      </w:pPr>
      <w:r>
        <w:rPr>
          <w:rFonts w:eastAsia="Arial" w:cs="Arial"/>
          <w:b/>
          <w:bCs/>
          <w:color w:val="3B5E8C"/>
          <w:sz w:val="20"/>
          <w:szCs w:val="20"/>
        </w:rPr>
        <w:t>10.3  Exceptions</w:t>
      </w:r>
    </w:p>
    <w:p>
      <w:pPr>
        <w:pStyle w:val="Normal"/>
        <w:spacing w:before="60" w:after="100"/>
        <w:rPr>
          <w:rFonts w:eastAsia="Arial" w:cs="Arial"/>
          <w:color w:val="1E293B"/>
          <w:sz w:val="20"/>
          <w:szCs w:val="20"/>
        </w:rPr>
      </w:pPr>
      <w:r>
        <w:rPr>
          <w:rFonts w:eastAsia="Arial" w:cs="Arial"/>
          <w:color w:val="1E293B"/>
          <w:sz w:val="20"/>
          <w:szCs w:val="20"/>
        </w:rPr>
        <w:t>The limitations in Sections 10.1 and 10.2 shall not apply to: (a) death or personal injury caused by negligence; (b) fraud or fraudulent misrepresentation; (c) breach of confidentiality obligations; or (d) liability that cannot be excluded under applicable law.</w:t>
      </w:r>
    </w:p>
    <w:p>
      <w:pPr>
        <w:pStyle w:val="Normal"/>
        <w:spacing w:before="0" w:after="80"/>
        <w:rPr>
          <w:rFonts w:eastAsia="Arial" w:cs="Arial"/>
          <w:b/>
          <w:bCs/>
          <w:color w:val="1A2E44"/>
          <w:sz w:val="22"/>
          <w:szCs w:val="22"/>
        </w:rPr>
      </w:pPr>
      <w:r>
        <w:rPr>
          <w:rFonts w:eastAsia="Arial" w:cs="Arial"/>
          <w:b/>
          <w:bCs/>
          <w:color w:val="1A2E44"/>
          <w:sz w:val="22"/>
          <w:szCs w:val="22"/>
        </w:rPr>
      </w:r>
    </w:p>
    <w:p>
      <w:pPr>
        <w:pStyle w:val="Normal"/>
        <w:spacing w:before="300" w:after="100"/>
        <w:rPr>
          <w:rFonts w:eastAsia="Arial" w:cs="Arial"/>
          <w:b/>
          <w:bCs/>
          <w:color w:val="1A2E44"/>
          <w:sz w:val="22"/>
          <w:szCs w:val="22"/>
        </w:rPr>
      </w:pPr>
      <w:r>
        <w:rPr>
          <w:rFonts w:eastAsia="Arial" w:cs="Arial"/>
          <w:b/>
          <w:bCs/>
          <w:color w:val="1A2E44"/>
          <w:sz w:val="22"/>
          <w:szCs w:val="22"/>
        </w:rPr>
        <w:t>11. INDEMNIFICATION</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11.1  By Provider</w:t>
      </w:r>
    </w:p>
    <w:p>
      <w:pPr>
        <w:pStyle w:val="Normal"/>
        <w:spacing w:before="60" w:after="100"/>
        <w:rPr>
          <w:rFonts w:eastAsia="Arial" w:cs="Arial"/>
          <w:color w:val="1E293B"/>
          <w:sz w:val="20"/>
          <w:szCs w:val="20"/>
        </w:rPr>
      </w:pPr>
      <w:r>
        <w:rPr>
          <w:rFonts w:eastAsia="Arial" w:cs="Arial"/>
          <w:color w:val="1E293B"/>
          <w:sz w:val="20"/>
          <w:szCs w:val="20"/>
        </w:rPr>
        <w:t>The Provider shall indemnify, defend, and hold harmless the Client from and against any third-party claims alleging that the Platform, as used in accordance with this Agreement, infringes any third-party intellectual property right, subject to the Client promptly notifying the Provider of such claim and cooperating in the defense thereof.</w:t>
      </w:r>
    </w:p>
    <w:p>
      <w:pPr>
        <w:pStyle w:val="Normal"/>
        <w:spacing w:before="180" w:after="60"/>
        <w:rPr>
          <w:rFonts w:eastAsia="Arial" w:cs="Arial"/>
          <w:b/>
          <w:bCs/>
          <w:color w:val="3B5E8C"/>
          <w:sz w:val="20"/>
          <w:szCs w:val="20"/>
        </w:rPr>
      </w:pPr>
      <w:r>
        <w:rPr>
          <w:rFonts w:eastAsia="Arial" w:cs="Arial"/>
          <w:b/>
          <w:bCs/>
          <w:color w:val="3B5E8C"/>
          <w:sz w:val="20"/>
          <w:szCs w:val="20"/>
        </w:rPr>
        <w:t>11.2  By Client</w:t>
      </w:r>
    </w:p>
    <w:p>
      <w:pPr>
        <w:pStyle w:val="Normal"/>
        <w:spacing w:before="60" w:after="100"/>
        <w:rPr>
          <w:rFonts w:eastAsia="Arial" w:cs="Arial"/>
          <w:color w:val="1E293B"/>
          <w:sz w:val="20"/>
          <w:szCs w:val="20"/>
        </w:rPr>
      </w:pPr>
      <w:r>
        <w:rPr>
          <w:rFonts w:eastAsia="Arial" w:cs="Arial"/>
          <w:color w:val="1E293B"/>
          <w:sz w:val="20"/>
          <w:szCs w:val="20"/>
        </w:rPr>
        <w:t>The Client shall indemnify, defend, and hold harmless the Provider from and against any third-party claims arising from: (a) the Client's breach of this Agreement; (b) the Client's use of the Platform in violation of applicable law; or (c) the Client's failure to obtain requisite consents from Residents for the processing of their personal information.</w:t>
      </w:r>
    </w:p>
    <w:p>
      <w:pPr>
        <w:pStyle w:val="Normal"/>
        <w:spacing w:before="0" w:after="80"/>
        <w:rPr/>
      </w:pPr>
      <w:r>
        <w:rPr/>
      </w:r>
    </w:p>
    <w:p>
      <w:pPr>
        <w:pStyle w:val="Normal"/>
        <w:spacing w:before="300" w:after="100"/>
        <w:rPr/>
      </w:pPr>
      <w:r>
        <w:rPr>
          <w:rFonts w:eastAsia="Arial" w:cs="Arial"/>
          <w:b/>
          <w:bCs/>
          <w:color w:val="1A2E44"/>
          <w:sz w:val="22"/>
          <w:szCs w:val="22"/>
        </w:rPr>
        <w:t>12. TERM AND TERMINATION</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12.1  Termination for Cause</w:t>
      </w:r>
    </w:p>
    <w:p>
      <w:pPr>
        <w:pStyle w:val="Normal"/>
        <w:spacing w:before="60" w:after="100"/>
        <w:rPr>
          <w:rFonts w:eastAsia="Arial" w:cs="Arial"/>
          <w:color w:val="1E293B"/>
          <w:sz w:val="20"/>
          <w:szCs w:val="20"/>
        </w:rPr>
      </w:pPr>
      <w:r>
        <w:rPr>
          <w:rFonts w:eastAsia="Arial" w:cs="Arial"/>
          <w:color w:val="1E293B"/>
          <w:sz w:val="20"/>
          <w:szCs w:val="20"/>
        </w:rPr>
        <w:t>Either party may terminate this Agreement immediately upon written notice if the other party: (a) materially breaches this Agreement and fails to cure such breach within thirty (30) days of written notice; or (b) becomes insolvent, is placed under business rescue, makes an assignment for the benefit of creditors, or is the subject of insolvency proceedings.</w:t>
      </w:r>
    </w:p>
    <w:p>
      <w:pPr>
        <w:pStyle w:val="Normal"/>
        <w:spacing w:before="180" w:after="60"/>
        <w:rPr>
          <w:rFonts w:eastAsia="Arial" w:cs="Arial"/>
          <w:b/>
          <w:bCs/>
          <w:color w:val="3B5E8C"/>
          <w:sz w:val="20"/>
          <w:szCs w:val="20"/>
        </w:rPr>
      </w:pPr>
      <w:r>
        <w:rPr>
          <w:rFonts w:eastAsia="Arial" w:cs="Arial"/>
          <w:b/>
          <w:bCs/>
          <w:color w:val="3B5E8C"/>
          <w:sz w:val="20"/>
          <w:szCs w:val="20"/>
        </w:rPr>
        <w:t>12.2  Termination for Convenience</w:t>
      </w:r>
    </w:p>
    <w:p>
      <w:pPr>
        <w:pStyle w:val="Normal"/>
        <w:spacing w:before="60" w:after="100"/>
        <w:rPr>
          <w:rFonts w:eastAsia="Arial" w:cs="Arial"/>
          <w:color w:val="1E293B"/>
          <w:sz w:val="20"/>
          <w:szCs w:val="20"/>
        </w:rPr>
      </w:pPr>
      <w:r>
        <w:rPr>
          <w:rFonts w:eastAsia="Arial" w:cs="Arial"/>
          <w:color w:val="1E293B"/>
          <w:sz w:val="20"/>
          <w:szCs w:val="20"/>
        </w:rPr>
        <w:t>Either party may terminate an Annual Term by providing sixty (60) days prior written notice prior to the commencement of a renewal. Termination for convenience during an Annual Term is not permitted except as provided in Section 12.3.</w:t>
      </w:r>
    </w:p>
    <w:p>
      <w:pPr>
        <w:pStyle w:val="Normal"/>
        <w:spacing w:before="180" w:after="60"/>
        <w:rPr>
          <w:rFonts w:eastAsia="Arial" w:cs="Arial"/>
          <w:b/>
          <w:bCs/>
          <w:color w:val="3B5E8C"/>
          <w:sz w:val="20"/>
          <w:szCs w:val="20"/>
        </w:rPr>
      </w:pPr>
      <w:r>
        <w:rPr>
          <w:rFonts w:eastAsia="Arial" w:cs="Arial"/>
          <w:b/>
          <w:bCs/>
          <w:color w:val="3B5E8C"/>
          <w:sz w:val="20"/>
          <w:szCs w:val="20"/>
        </w:rPr>
        <w:t>12.3  Early Termination of Multi-Year Term</w:t>
      </w:r>
    </w:p>
    <w:p>
      <w:pPr>
        <w:pStyle w:val="Normal"/>
        <w:spacing w:before="60" w:after="100"/>
        <w:rPr>
          <w:rFonts w:eastAsia="Arial" w:cs="Arial"/>
          <w:color w:val="1E293B"/>
          <w:sz w:val="20"/>
          <w:szCs w:val="20"/>
        </w:rPr>
      </w:pPr>
      <w:r>
        <w:rPr>
          <w:rFonts w:eastAsia="Arial" w:cs="Arial"/>
          <w:color w:val="1E293B"/>
          <w:sz w:val="20"/>
          <w:szCs w:val="20"/>
        </w:rPr>
        <w:t>If the Client elects to terminate a Multi-Year Term prior to its natural expiry (other than for cause pursuant to Section 12.1), the Client shall pay an early termination fee equal to fifty percent (50%) of the remaining Fees due for the unexpired balance of the Multi-Year Term.</w:t>
      </w:r>
    </w:p>
    <w:p>
      <w:pPr>
        <w:pStyle w:val="Normal"/>
        <w:spacing w:before="180" w:after="60"/>
        <w:rPr>
          <w:rFonts w:eastAsia="Arial" w:cs="Arial"/>
          <w:b/>
          <w:bCs/>
          <w:color w:val="3B5E8C"/>
          <w:sz w:val="20"/>
          <w:szCs w:val="20"/>
        </w:rPr>
      </w:pPr>
      <w:r>
        <w:rPr>
          <w:rFonts w:eastAsia="Arial" w:cs="Arial"/>
          <w:b/>
          <w:bCs/>
          <w:color w:val="3B5E8C"/>
          <w:sz w:val="20"/>
          <w:szCs w:val="20"/>
        </w:rPr>
        <w:t>12.4  Effect of Termination</w:t>
      </w:r>
    </w:p>
    <w:p>
      <w:pPr>
        <w:pStyle w:val="Normal"/>
        <w:spacing w:before="60" w:after="100"/>
        <w:rPr>
          <w:rFonts w:eastAsia="Arial" w:cs="Arial"/>
          <w:color w:val="1E293B"/>
          <w:sz w:val="20"/>
          <w:szCs w:val="20"/>
        </w:rPr>
      </w:pPr>
      <w:r>
        <w:rPr>
          <w:rFonts w:eastAsia="Arial" w:cs="Arial"/>
          <w:color w:val="1E293B"/>
          <w:sz w:val="20"/>
          <w:szCs w:val="20"/>
        </w:rPr>
        <w:t>Upon expiry or termination of this Agreement: (a) the license granted herein shall immediately cease; (b) each party shall return or destroy the other's Confidential Information; (c) the Client shall cease all use of the Platform; and (d) the Provider shall make User Data available for export for thirty (30) days post-termination.</w:t>
      </w:r>
    </w:p>
    <w:p>
      <w:pPr>
        <w:pStyle w:val="Normal"/>
        <w:spacing w:before="180" w:after="60"/>
        <w:rPr>
          <w:rFonts w:eastAsia="Arial" w:cs="Arial"/>
          <w:b/>
          <w:bCs/>
          <w:color w:val="3B5E8C"/>
          <w:sz w:val="20"/>
          <w:szCs w:val="20"/>
        </w:rPr>
      </w:pPr>
      <w:r>
        <w:rPr>
          <w:rFonts w:eastAsia="Arial" w:cs="Arial"/>
          <w:b/>
          <w:bCs/>
          <w:color w:val="3B5E8C"/>
          <w:sz w:val="20"/>
          <w:szCs w:val="20"/>
        </w:rPr>
        <w:t>12.5  Survival</w:t>
      </w:r>
    </w:p>
    <w:p>
      <w:pPr>
        <w:pStyle w:val="Normal"/>
        <w:spacing w:before="60" w:after="100"/>
        <w:rPr>
          <w:rFonts w:eastAsia="Arial" w:cs="Arial"/>
          <w:color w:val="1E293B"/>
          <w:sz w:val="20"/>
          <w:szCs w:val="20"/>
        </w:rPr>
      </w:pPr>
      <w:r>
        <w:rPr>
          <w:rFonts w:eastAsia="Arial" w:cs="Arial"/>
          <w:color w:val="1E293B"/>
          <w:sz w:val="20"/>
          <w:szCs w:val="20"/>
        </w:rPr>
        <w:t>The following provisions shall survive termination or expiry: Sections 1 (Definitions), 6.5 (Data Return), 7 (Confidentiality), 8.1 (Provider IP), 9.3 (Disclaimer), 10 (Limitation of Liability), 11 (Indemnification), 12.4 (Effect of Termination), 14 (General Provisions), and Schedule F, Section F10.3 (Revenue Sharing Survival — including the obligation to issue final Revenue Statements, distribute outstanding HOA Shares, transfer any accumulated Community Benefit Fund balance to the HOA, and honour audit rights for the retention period specified in Schedule F, Section F7.4).</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13. DISPUTE RESOLUTION</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13.1  Informal Resolution</w:t>
      </w:r>
    </w:p>
    <w:p>
      <w:pPr>
        <w:pStyle w:val="Normal"/>
        <w:spacing w:before="60" w:after="100"/>
        <w:rPr>
          <w:rFonts w:eastAsia="Arial" w:cs="Arial"/>
          <w:color w:val="1E293B"/>
          <w:sz w:val="20"/>
          <w:szCs w:val="20"/>
        </w:rPr>
      </w:pPr>
      <w:r>
        <w:rPr>
          <w:rFonts w:eastAsia="Arial" w:cs="Arial"/>
          <w:color w:val="1E293B"/>
          <w:sz w:val="20"/>
          <w:szCs w:val="20"/>
        </w:rPr>
        <w:t>The parties shall first attempt to resolve any dispute arising out of or in connection with this Agreement through good faith negotiation between their respective authorized representatives for a period of not less than thirty (30) days following written notice of the dispute.</w:t>
      </w:r>
    </w:p>
    <w:p>
      <w:pPr>
        <w:pStyle w:val="Normal"/>
        <w:spacing w:before="180" w:after="60"/>
        <w:rPr>
          <w:rFonts w:eastAsia="Arial" w:cs="Arial"/>
          <w:b/>
          <w:bCs/>
          <w:color w:val="3B5E8C"/>
          <w:sz w:val="20"/>
          <w:szCs w:val="20"/>
        </w:rPr>
      </w:pPr>
      <w:r>
        <w:rPr>
          <w:rFonts w:eastAsia="Arial" w:cs="Arial"/>
          <w:b/>
          <w:bCs/>
          <w:color w:val="3B5E8C"/>
          <w:sz w:val="20"/>
          <w:szCs w:val="20"/>
        </w:rPr>
        <w:t>13.2  Mediation</w:t>
      </w:r>
    </w:p>
    <w:p>
      <w:pPr>
        <w:pStyle w:val="Normal"/>
        <w:spacing w:before="60" w:after="100"/>
        <w:rPr>
          <w:rFonts w:eastAsia="Arial" w:cs="Arial"/>
          <w:color w:val="1E293B"/>
          <w:sz w:val="20"/>
          <w:szCs w:val="20"/>
        </w:rPr>
      </w:pPr>
      <w:r>
        <w:rPr>
          <w:rFonts w:eastAsia="Arial" w:cs="Arial"/>
          <w:color w:val="1E293B"/>
          <w:sz w:val="20"/>
          <w:szCs w:val="20"/>
        </w:rPr>
        <w:t>If a dispute is not resolved through negotiation, the parties agree to submit the dispute to non-binding mediation administered by a mutually agreed mediator prior to commencing any formal proceedings.</w:t>
      </w:r>
    </w:p>
    <w:p>
      <w:pPr>
        <w:pStyle w:val="Normal"/>
        <w:spacing w:before="180" w:after="60"/>
        <w:rPr>
          <w:rFonts w:eastAsia="Arial" w:cs="Arial"/>
          <w:b/>
          <w:bCs/>
          <w:color w:val="3B5E8C"/>
          <w:sz w:val="20"/>
          <w:szCs w:val="20"/>
        </w:rPr>
      </w:pPr>
      <w:r>
        <w:rPr>
          <w:rFonts w:eastAsia="Arial" w:cs="Arial"/>
          <w:b/>
          <w:bCs/>
          <w:color w:val="3B5E8C"/>
          <w:sz w:val="20"/>
          <w:szCs w:val="20"/>
        </w:rPr>
        <w:t>13.3  Governing Law and Jurisdiction</w:t>
      </w:r>
    </w:p>
    <w:p>
      <w:pPr>
        <w:pStyle w:val="Normal"/>
        <w:spacing w:before="60" w:after="100"/>
        <w:rPr>
          <w:rFonts w:eastAsia="Arial" w:cs="Arial"/>
          <w:color w:val="1E293B"/>
          <w:sz w:val="20"/>
          <w:szCs w:val="20"/>
        </w:rPr>
      </w:pPr>
      <w:r>
        <w:rPr>
          <w:rFonts w:eastAsia="Arial" w:cs="Arial"/>
          <w:color w:val="1E293B"/>
          <w:sz w:val="20"/>
          <w:szCs w:val="20"/>
        </w:rPr>
        <w:t>This Agreement shall be governed by and construed in accordance with the laws of the Republic of South Africa. The parties consent to the exclusive jurisdiction of the courts of Western Cape for the resolution of any disputes not resolved by the foregoing process.</w:t>
      </w:r>
    </w:p>
    <w:p>
      <w:pPr>
        <w:pStyle w:val="Normal"/>
        <w:spacing w:before="300" w:after="100"/>
        <w:rPr>
          <w:rFonts w:eastAsia="Arial" w:cs="Arial"/>
          <w:b/>
          <w:bCs/>
          <w:color w:val="1A2E44"/>
          <w:sz w:val="22"/>
          <w:szCs w:val="22"/>
        </w:rPr>
      </w:pPr>
      <w:r>
        <w:rPr>
          <w:rFonts w:eastAsia="Arial" w:cs="Arial"/>
          <w:b/>
          <w:bCs/>
          <w:color w:val="1A2E44"/>
          <w:sz w:val="22"/>
          <w:szCs w:val="22"/>
        </w:rPr>
        <w:t>14. GENERAL PROVISIONS</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14.1  Entire Agreement</w:t>
      </w:r>
    </w:p>
    <w:p>
      <w:pPr>
        <w:pStyle w:val="Normal"/>
        <w:spacing w:before="60" w:after="100"/>
        <w:rPr>
          <w:rFonts w:eastAsia="Arial" w:cs="Arial"/>
          <w:color w:val="1E293B"/>
          <w:sz w:val="20"/>
          <w:szCs w:val="20"/>
        </w:rPr>
      </w:pPr>
      <w:r>
        <w:rPr>
          <w:rFonts w:eastAsia="Arial" w:cs="Arial"/>
          <w:color w:val="1E293B"/>
          <w:sz w:val="20"/>
          <w:szCs w:val="20"/>
        </w:rPr>
        <w:t>This Agreement, together with all Schedules (being Schedule A: Subscription Details and Commercial Terms; Schedule B: Notice Details and Authorised Representatives; Schedule C: Acceptable Use Policy; Schedule D: Addendum: Community Services Directory; Schedule E: Addendum: Agent Interface; Schedule F: Addendum: Revenue Sharing and Community Benefit Fund,  and Schedule G: Addendum: Data Subject Rights &amp; Dwallet Monetization) constitutes the entire agreement between the parties with respect to its subject matter and supersedes all prior negotiations, representations, or agreements relating thereto.</w:t>
      </w:r>
    </w:p>
    <w:p>
      <w:pPr>
        <w:pStyle w:val="Normal"/>
        <w:spacing w:before="180" w:after="60"/>
        <w:rPr>
          <w:rFonts w:eastAsia="Arial" w:cs="Arial"/>
          <w:b/>
          <w:bCs/>
          <w:color w:val="3B5E8C"/>
          <w:sz w:val="20"/>
          <w:szCs w:val="20"/>
        </w:rPr>
      </w:pPr>
      <w:r>
        <w:rPr>
          <w:rFonts w:eastAsia="Arial" w:cs="Arial"/>
          <w:b/>
          <w:bCs/>
          <w:color w:val="3B5E8C"/>
          <w:sz w:val="20"/>
          <w:szCs w:val="20"/>
        </w:rPr>
        <w:t>14.2  Amendments</w:t>
      </w:r>
    </w:p>
    <w:p>
      <w:pPr>
        <w:pStyle w:val="Normal"/>
        <w:spacing w:before="60" w:after="100"/>
        <w:rPr>
          <w:rFonts w:eastAsia="Arial" w:cs="Arial"/>
          <w:color w:val="1E293B"/>
          <w:sz w:val="20"/>
          <w:szCs w:val="20"/>
        </w:rPr>
      </w:pPr>
      <w:r>
        <w:rPr>
          <w:rFonts w:eastAsia="Arial" w:cs="Arial"/>
          <w:color w:val="1E293B"/>
          <w:sz w:val="20"/>
          <w:szCs w:val="20"/>
        </w:rPr>
        <w:t>No amendment or modification of this Agreement shall be effective unless made in writing and signed by authorized representatives of both parties.</w:t>
      </w:r>
    </w:p>
    <w:p>
      <w:pPr>
        <w:pStyle w:val="Normal"/>
        <w:spacing w:before="180" w:after="60"/>
        <w:rPr>
          <w:rFonts w:eastAsia="Arial" w:cs="Arial"/>
          <w:b/>
          <w:bCs/>
          <w:color w:val="3B5E8C"/>
          <w:sz w:val="20"/>
          <w:szCs w:val="20"/>
        </w:rPr>
      </w:pPr>
      <w:r>
        <w:rPr>
          <w:rFonts w:eastAsia="Arial" w:cs="Arial"/>
          <w:b/>
          <w:bCs/>
          <w:color w:val="3B5E8C"/>
          <w:sz w:val="20"/>
          <w:szCs w:val="20"/>
        </w:rPr>
        <w:t>14.3  Assignment</w:t>
      </w:r>
    </w:p>
    <w:p>
      <w:pPr>
        <w:pStyle w:val="Normal"/>
        <w:spacing w:before="60" w:after="100"/>
        <w:rPr>
          <w:rFonts w:eastAsia="Arial" w:cs="Arial"/>
          <w:color w:val="1E293B"/>
          <w:sz w:val="20"/>
          <w:szCs w:val="20"/>
        </w:rPr>
      </w:pPr>
      <w:r>
        <w:rPr>
          <w:rFonts w:eastAsia="Arial" w:cs="Arial"/>
          <w:color w:val="1E293B"/>
          <w:sz w:val="20"/>
          <w:szCs w:val="20"/>
        </w:rPr>
        <w:t>The Client may not assign this Agreement or any rights hereunder without the prior written consent of the Provider. The Provider may assign this Agreement in connection with a merger, acquisition, or sale of all or substantially all of its assets, subject to providing the Client with thirty (30) days prior written notice.</w:t>
      </w:r>
    </w:p>
    <w:p>
      <w:pPr>
        <w:pStyle w:val="Normal"/>
        <w:spacing w:before="180" w:after="60"/>
        <w:rPr>
          <w:rFonts w:eastAsia="Arial" w:cs="Arial"/>
          <w:b/>
          <w:bCs/>
          <w:color w:val="3B5E8C"/>
          <w:sz w:val="20"/>
          <w:szCs w:val="20"/>
        </w:rPr>
      </w:pPr>
      <w:r>
        <w:rPr>
          <w:rFonts w:eastAsia="Arial" w:cs="Arial"/>
          <w:b/>
          <w:bCs/>
          <w:color w:val="3B5E8C"/>
          <w:sz w:val="20"/>
          <w:szCs w:val="20"/>
        </w:rPr>
        <w:t>14.4  Waiver</w:t>
      </w:r>
    </w:p>
    <w:p>
      <w:pPr>
        <w:pStyle w:val="Normal"/>
        <w:spacing w:before="60" w:after="100"/>
        <w:rPr>
          <w:rFonts w:eastAsia="Arial" w:cs="Arial"/>
          <w:color w:val="1E293B"/>
          <w:sz w:val="20"/>
          <w:szCs w:val="20"/>
        </w:rPr>
      </w:pPr>
      <w:r>
        <w:rPr>
          <w:rFonts w:eastAsia="Arial" w:cs="Arial"/>
          <w:color w:val="1E293B"/>
          <w:sz w:val="20"/>
          <w:szCs w:val="20"/>
        </w:rPr>
        <w:t>No failure or delay by either party in exercising any right under this Agreement shall constitute a waiver of that right.</w:t>
      </w:r>
    </w:p>
    <w:p>
      <w:pPr>
        <w:pStyle w:val="Normal"/>
        <w:spacing w:before="180" w:after="60"/>
        <w:rPr>
          <w:rFonts w:eastAsia="Arial" w:cs="Arial"/>
          <w:b/>
          <w:bCs/>
          <w:color w:val="3B5E8C"/>
          <w:sz w:val="20"/>
          <w:szCs w:val="20"/>
        </w:rPr>
      </w:pPr>
      <w:r>
        <w:rPr>
          <w:rFonts w:eastAsia="Arial" w:cs="Arial"/>
          <w:b/>
          <w:bCs/>
          <w:color w:val="3B5E8C"/>
          <w:sz w:val="20"/>
          <w:szCs w:val="20"/>
        </w:rPr>
        <w:t>14.5  Severability</w:t>
      </w:r>
    </w:p>
    <w:p>
      <w:pPr>
        <w:pStyle w:val="Normal"/>
        <w:spacing w:before="60" w:after="100"/>
        <w:rPr>
          <w:rFonts w:eastAsia="Arial" w:cs="Arial"/>
          <w:color w:val="1E293B"/>
          <w:sz w:val="20"/>
          <w:szCs w:val="20"/>
        </w:rPr>
      </w:pPr>
      <w:r>
        <w:rPr>
          <w:rFonts w:eastAsia="Arial" w:cs="Arial"/>
          <w:color w:val="1E293B"/>
          <w:sz w:val="20"/>
          <w:szCs w:val="20"/>
        </w:rPr>
        <w:t>If any provision of this Agreement is found to be invalid or unenforceable, the remaining provisions shall continue in full force and effect.</w:t>
      </w:r>
    </w:p>
    <w:p>
      <w:pPr>
        <w:pStyle w:val="Normal"/>
        <w:spacing w:before="180" w:after="60"/>
        <w:rPr>
          <w:rFonts w:eastAsia="Arial" w:cs="Arial"/>
          <w:b/>
          <w:bCs/>
          <w:color w:val="3B5E8C"/>
          <w:sz w:val="20"/>
          <w:szCs w:val="20"/>
        </w:rPr>
      </w:pPr>
      <w:r>
        <w:rPr>
          <w:rFonts w:eastAsia="Arial" w:cs="Arial"/>
          <w:b/>
          <w:bCs/>
          <w:color w:val="3B5E8C"/>
          <w:sz w:val="20"/>
          <w:szCs w:val="20"/>
        </w:rPr>
        <w:t>14.6  Force Majeure</w:t>
      </w:r>
    </w:p>
    <w:p>
      <w:pPr>
        <w:pStyle w:val="Normal"/>
        <w:spacing w:before="60" w:after="100"/>
        <w:rPr>
          <w:rFonts w:eastAsia="Arial" w:cs="Arial"/>
          <w:color w:val="1E293B"/>
          <w:sz w:val="20"/>
          <w:szCs w:val="20"/>
        </w:rPr>
      </w:pPr>
      <w:r>
        <w:rPr>
          <w:rFonts w:eastAsia="Arial" w:cs="Arial"/>
          <w:color w:val="1E293B"/>
          <w:sz w:val="20"/>
          <w:szCs w:val="20"/>
        </w:rPr>
        <w:t>Neither party shall be liable for any failure or delay in performance resulting from circumstances beyond its reasonable control, including natural disasters, acts of government, infrastructure failures, or other Force Majeure Events, provided that the affected party notifies the other promptly and uses reasonable efforts to mitigate the impact.</w:t>
      </w:r>
    </w:p>
    <w:p>
      <w:pPr>
        <w:pStyle w:val="Normal"/>
        <w:spacing w:before="180" w:after="60"/>
        <w:rPr>
          <w:rFonts w:eastAsia="Arial" w:cs="Arial"/>
          <w:b/>
          <w:bCs/>
          <w:color w:val="3B5E8C"/>
          <w:sz w:val="20"/>
          <w:szCs w:val="20"/>
        </w:rPr>
      </w:pPr>
      <w:r>
        <w:rPr>
          <w:rFonts w:eastAsia="Arial" w:cs="Arial"/>
          <w:b/>
          <w:bCs/>
          <w:color w:val="3B5E8C"/>
          <w:sz w:val="20"/>
          <w:szCs w:val="20"/>
        </w:rPr>
        <w:t>14.7  Notices</w:t>
      </w:r>
    </w:p>
    <w:p>
      <w:pPr>
        <w:pStyle w:val="Normal"/>
        <w:spacing w:before="60" w:after="100"/>
        <w:rPr>
          <w:rFonts w:eastAsia="Arial" w:cs="Arial"/>
          <w:color w:val="1E293B"/>
          <w:sz w:val="20"/>
          <w:szCs w:val="20"/>
        </w:rPr>
      </w:pPr>
      <w:r>
        <w:rPr>
          <w:rFonts w:eastAsia="Arial" w:cs="Arial"/>
          <w:color w:val="1E293B"/>
          <w:sz w:val="20"/>
          <w:szCs w:val="20"/>
        </w:rPr>
        <w:t>All notices under this Agreement shall be in writing and delivered by email (with read receipt confirmation) or registered post to the addresses set out in Schedule B. Notices shall be deemed received on the date of confirmed email delivery or three (3) business days after posting.</w:t>
      </w:r>
    </w:p>
    <w:p>
      <w:pPr>
        <w:pStyle w:val="Normal"/>
        <w:spacing w:before="180" w:after="60"/>
        <w:rPr>
          <w:rFonts w:eastAsia="Arial" w:cs="Arial"/>
          <w:b/>
          <w:bCs/>
          <w:color w:val="3B5E8C"/>
          <w:sz w:val="20"/>
          <w:szCs w:val="20"/>
        </w:rPr>
      </w:pPr>
      <w:r>
        <w:rPr>
          <w:rFonts w:eastAsia="Arial" w:cs="Arial"/>
          <w:b/>
          <w:bCs/>
          <w:color w:val="3B5E8C"/>
          <w:sz w:val="20"/>
          <w:szCs w:val="20"/>
        </w:rPr>
        <w:t>14.8  Relationship of Parties</w:t>
      </w:r>
    </w:p>
    <w:p>
      <w:pPr>
        <w:pStyle w:val="Normal"/>
        <w:spacing w:before="60" w:after="100"/>
        <w:rPr>
          <w:rFonts w:eastAsia="Arial" w:cs="Arial"/>
          <w:color w:val="1E293B"/>
          <w:sz w:val="20"/>
          <w:szCs w:val="20"/>
        </w:rPr>
      </w:pPr>
      <w:r>
        <w:rPr>
          <w:rFonts w:eastAsia="Arial" w:cs="Arial"/>
          <w:color w:val="1E293B"/>
          <w:sz w:val="20"/>
          <w:szCs w:val="20"/>
        </w:rPr>
        <w:t>The parties are independent contractors. Nothing in this Agreement creates a partnership, joint venture, agency, franchise, or employment relationship between the parties.</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15. USER-GENERATED CONTENT AND RICH TEXT EDITOR</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15.1  User-Generated Content</w:t>
      </w:r>
    </w:p>
    <w:p>
      <w:pPr>
        <w:pStyle w:val="Normal"/>
        <w:spacing w:before="60" w:after="100"/>
        <w:rPr/>
      </w:pPr>
      <w:r>
        <w:rPr>
          <w:rFonts w:eastAsia="Arial" w:cs="Arial"/>
          <w:color w:val="1E293B"/>
          <w:sz w:val="20"/>
          <w:szCs w:val="20"/>
        </w:rPr>
        <w:t>The Platform provides users with a rich text editor and image upload functionality enabling the creation and publication of community content, including notices, announcements, articles, event posts, and other material (collectively, "User-Generated Content" or "UGC"). The Provider provides these tools solely as a technology facilitation service.</w:t>
      </w:r>
    </w:p>
    <w:p>
      <w:pPr>
        <w:pStyle w:val="Normal"/>
        <w:spacing w:before="180" w:after="60"/>
        <w:rPr>
          <w:rFonts w:eastAsia="Arial" w:cs="Arial"/>
          <w:b/>
          <w:bCs/>
          <w:color w:val="3B5E8C"/>
          <w:sz w:val="20"/>
          <w:szCs w:val="20"/>
        </w:rPr>
      </w:pPr>
      <w:r>
        <w:rPr>
          <w:rFonts w:eastAsia="Arial" w:cs="Arial"/>
          <w:b/>
          <w:bCs/>
          <w:color w:val="3B5E8C"/>
          <w:sz w:val="20"/>
          <w:szCs w:val="20"/>
        </w:rPr>
        <w:t>15.2  Provider Not Responsible for UGC</w:t>
      </w:r>
    </w:p>
    <w:p>
      <w:pPr>
        <w:pStyle w:val="Normal"/>
        <w:spacing w:before="60" w:after="100"/>
        <w:rPr>
          <w:rFonts w:eastAsia="Arial" w:cs="Arial"/>
          <w:color w:val="1E293B"/>
          <w:sz w:val="20"/>
          <w:szCs w:val="20"/>
        </w:rPr>
      </w:pPr>
      <w:r>
        <w:rPr>
          <w:rFonts w:eastAsia="Arial" w:cs="Arial"/>
          <w:color w:val="1E293B"/>
          <w:sz w:val="20"/>
          <w:szCs w:val="20"/>
        </w:rPr>
        <w:t>The Provider is not the author, publisher, or editor of any UGC created or uploaded by users. The Provider makes no representations regarding the accuracy, completeness, legality, or appropriateness of any UGC and expressly disclaims all liability in connection with UGC, including but not limited to:</w:t>
      </w:r>
    </w:p>
    <w:p>
      <w:pPr>
        <w:pStyle w:val="ListParagraph"/>
        <w:numPr>
          <w:ilvl w:val="0"/>
          <w:numId w:val="104"/>
        </w:numPr>
        <w:spacing w:before="40" w:after="40"/>
        <w:rPr>
          <w:rFonts w:eastAsia="Arial" w:cs="Arial"/>
          <w:color w:val="1E293B"/>
          <w:sz w:val="20"/>
          <w:szCs w:val="20"/>
        </w:rPr>
      </w:pPr>
      <w:r>
        <w:rPr>
          <w:rFonts w:eastAsia="Arial" w:cs="Arial"/>
          <w:color w:val="1E293B"/>
          <w:sz w:val="20"/>
          <w:szCs w:val="20"/>
        </w:rPr>
        <w:t>content that is defamatory, discriminatory, offensive, or unlawful;</w:t>
      </w:r>
    </w:p>
    <w:p>
      <w:pPr>
        <w:pStyle w:val="ListParagraph"/>
        <w:numPr>
          <w:ilvl w:val="0"/>
          <w:numId w:val="105"/>
        </w:numPr>
        <w:spacing w:before="40" w:after="40"/>
        <w:rPr>
          <w:rFonts w:eastAsia="Arial" w:cs="Arial"/>
          <w:color w:val="1E293B"/>
          <w:sz w:val="20"/>
          <w:szCs w:val="20"/>
        </w:rPr>
      </w:pPr>
      <w:r>
        <w:rPr>
          <w:rFonts w:eastAsia="Arial" w:cs="Arial"/>
          <w:color w:val="1E293B"/>
          <w:sz w:val="20"/>
          <w:szCs w:val="20"/>
        </w:rPr>
        <w:t>copyright, trademark, or intellectual property infringement embodied in UGC;</w:t>
      </w:r>
    </w:p>
    <w:p>
      <w:pPr>
        <w:pStyle w:val="ListParagraph"/>
        <w:numPr>
          <w:ilvl w:val="0"/>
          <w:numId w:val="106"/>
        </w:numPr>
        <w:spacing w:before="40" w:after="40"/>
        <w:rPr>
          <w:rFonts w:eastAsia="Arial" w:cs="Arial"/>
          <w:color w:val="1E293B"/>
          <w:sz w:val="20"/>
          <w:szCs w:val="20"/>
        </w:rPr>
      </w:pPr>
      <w:r>
        <w:rPr>
          <w:rFonts w:eastAsia="Arial" w:cs="Arial"/>
          <w:color w:val="1E293B"/>
          <w:sz w:val="20"/>
          <w:szCs w:val="20"/>
        </w:rPr>
        <w:t>images or media uploaded without the necessary rights or consents; and</w:t>
      </w:r>
    </w:p>
    <w:p>
      <w:pPr>
        <w:pStyle w:val="ListParagraph"/>
        <w:numPr>
          <w:ilvl w:val="0"/>
          <w:numId w:val="107"/>
        </w:numPr>
        <w:spacing w:before="40" w:after="40"/>
        <w:rPr>
          <w:rFonts w:eastAsia="Arial" w:cs="Arial"/>
          <w:color w:val="1E293B"/>
          <w:sz w:val="20"/>
          <w:szCs w:val="20"/>
        </w:rPr>
      </w:pPr>
      <w:r>
        <w:rPr>
          <w:rFonts w:eastAsia="Arial" w:cs="Arial"/>
          <w:color w:val="1E293B"/>
          <w:sz w:val="20"/>
          <w:szCs w:val="20"/>
        </w:rPr>
        <w:t>any harm, loss, or damage suffered by any person as a result of UGC.</w:t>
      </w:r>
    </w:p>
    <w:p>
      <w:pPr>
        <w:pStyle w:val="Normal"/>
        <w:spacing w:before="180" w:after="60"/>
        <w:rPr>
          <w:rFonts w:eastAsia="Arial" w:cs="Arial"/>
          <w:b/>
          <w:bCs/>
          <w:color w:val="3B5E8C"/>
          <w:sz w:val="20"/>
          <w:szCs w:val="20"/>
        </w:rPr>
      </w:pPr>
      <w:r>
        <w:rPr>
          <w:rFonts w:eastAsia="Arial" w:cs="Arial"/>
          <w:b/>
          <w:bCs/>
          <w:color w:val="3B5E8C"/>
          <w:sz w:val="20"/>
          <w:szCs w:val="20"/>
        </w:rPr>
        <w:t>15.3  Client and User Responsibility</w:t>
      </w:r>
    </w:p>
    <w:p>
      <w:pPr>
        <w:pStyle w:val="Normal"/>
        <w:spacing w:before="60" w:after="100"/>
        <w:rPr>
          <w:rFonts w:eastAsia="Arial" w:cs="Arial"/>
          <w:color w:val="1E293B"/>
          <w:sz w:val="20"/>
          <w:szCs w:val="20"/>
        </w:rPr>
      </w:pPr>
      <w:r>
        <w:rPr>
          <w:rFonts w:eastAsia="Arial" w:cs="Arial"/>
          <w:color w:val="1E293B"/>
          <w:sz w:val="20"/>
          <w:szCs w:val="20"/>
        </w:rPr>
        <w:t>The Client is responsible for moderating UGC published on its community platform instance. Individual users are solely responsible for all content they create, upload, or publish. By using the rich text editor and image upload features, each user acknowledges that they are the responsible party for all submitted content and that such content complies with the Acceptable Use Policy (Schedule C) and all applicable laws, including the Electronic Communications and Transactions Act, No. 25 of 2002 (ECTA), the Films and Publications Act, and applicable copyright legislation.</w:t>
      </w:r>
    </w:p>
    <w:p>
      <w:pPr>
        <w:pStyle w:val="Normal"/>
        <w:spacing w:before="180" w:after="60"/>
        <w:rPr>
          <w:rFonts w:eastAsia="Arial" w:cs="Arial"/>
          <w:b/>
          <w:bCs/>
          <w:color w:val="3B5E8C"/>
          <w:sz w:val="20"/>
          <w:szCs w:val="20"/>
        </w:rPr>
      </w:pPr>
      <w:r>
        <w:rPr>
          <w:rFonts w:eastAsia="Arial" w:cs="Arial"/>
          <w:b/>
          <w:bCs/>
          <w:color w:val="3B5E8C"/>
          <w:sz w:val="20"/>
          <w:szCs w:val="20"/>
        </w:rPr>
        <w:t>15.4  Content Removal</w:t>
      </w:r>
    </w:p>
    <w:p>
      <w:pPr>
        <w:pStyle w:val="Normal"/>
        <w:spacing w:before="60" w:after="100"/>
        <w:rPr>
          <w:rFonts w:eastAsia="Arial" w:cs="Arial"/>
          <w:color w:val="1E293B"/>
          <w:sz w:val="20"/>
          <w:szCs w:val="20"/>
        </w:rPr>
      </w:pPr>
      <w:r>
        <w:rPr>
          <w:rFonts w:eastAsia="Arial" w:cs="Arial"/>
          <w:color w:val="1E293B"/>
          <w:sz w:val="20"/>
          <w:szCs w:val="20"/>
        </w:rPr>
        <w:t>The Provider reserves the right to remove or disable access to any UGC that it reasonably determines to be in violation of this Agreement, applicable law, or the Acceptable Use Policy, without prior notice and without liability to the Client or any user. The Provider will, where practicable, notify the HOA Administrator of any content removal action taken.</w:t>
      </w:r>
    </w:p>
    <w:p>
      <w:pPr>
        <w:pStyle w:val="Normal"/>
        <w:spacing w:before="180" w:after="60"/>
        <w:rPr>
          <w:rFonts w:eastAsia="Arial" w:cs="Arial"/>
          <w:b/>
          <w:bCs/>
          <w:color w:val="3B5E8C"/>
          <w:sz w:val="20"/>
          <w:szCs w:val="20"/>
        </w:rPr>
      </w:pPr>
      <w:r>
        <w:rPr>
          <w:rFonts w:eastAsia="Arial" w:cs="Arial"/>
          <w:b/>
          <w:bCs/>
          <w:color w:val="3B5E8C"/>
          <w:sz w:val="20"/>
          <w:szCs w:val="20"/>
        </w:rPr>
        <w:t>15.5  Image Uploads and Storage</w:t>
      </w:r>
    </w:p>
    <w:p>
      <w:pPr>
        <w:pStyle w:val="Normal"/>
        <w:spacing w:before="60" w:after="100"/>
        <w:rPr>
          <w:rFonts w:eastAsia="Arial" w:cs="Arial"/>
          <w:color w:val="1E293B"/>
          <w:sz w:val="20"/>
          <w:szCs w:val="20"/>
        </w:rPr>
      </w:pPr>
      <w:r>
        <w:rPr>
          <w:rFonts w:eastAsia="Arial" w:cs="Arial"/>
          <w:color w:val="1E293B"/>
          <w:sz w:val="20"/>
          <w:szCs w:val="20"/>
        </w:rPr>
        <w:t>Uploaded images are stored on the Provider's cloud infrastructure and count toward any storage allowance associated with the Client's subscription. The Provider reserves the right to implement reasonable file size and format restrictions. Storage limits and any overage charges will be set out in Schedule A or a separate written notice.</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300" w:after="100"/>
        <w:rPr>
          <w:rFonts w:eastAsia="Arial" w:cs="Arial"/>
          <w:b/>
          <w:bCs/>
          <w:color w:val="1A2E44"/>
          <w:sz w:val="22"/>
          <w:szCs w:val="22"/>
        </w:rPr>
      </w:pPr>
      <w:r>
        <w:rPr>
          <w:rFonts w:eastAsia="Arial" w:cs="Arial"/>
          <w:b/>
          <w:bCs/>
          <w:color w:val="1A2E44"/>
          <w:sz w:val="22"/>
          <w:szCs w:val="22"/>
        </w:rPr>
        <w:t>16. SURVEY GATEWAY</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16.1  Platform Survey Features</w:t>
      </w:r>
    </w:p>
    <w:p>
      <w:pPr>
        <w:pStyle w:val="Normal"/>
        <w:spacing w:before="60" w:after="100"/>
        <w:rPr>
          <w:rFonts w:eastAsia="Arial" w:cs="Arial"/>
          <w:color w:val="1E293B"/>
          <w:sz w:val="20"/>
          <w:szCs w:val="20"/>
        </w:rPr>
      </w:pPr>
      <w:r>
        <w:rPr>
          <w:rFonts w:eastAsia="Arial" w:cs="Arial"/>
          <w:color w:val="1E293B"/>
          <w:sz w:val="20"/>
          <w:szCs w:val="20"/>
        </w:rPr>
        <w:t>The Platform includes a survey gateway enabling: (a) the HOA Administrator to create and distribute internal surveys to HOA Members and Residents ("Internal Surveys"); and (b) eligible users to access and participate in paid surveys conducted by approved third-party survey providers ("Third-Party Paid Surveys") in exchange for platform rewards. Revenue generated by the Provider from third-party survey providers for access to the survey gateway (Survey Platform Revenue) is subject to three-way revenue sharing between the Provider, the HOA, and the Community Benefit Fund in accordance with Schedule F, Section F3, Group 4. User Rewards funded directly by third parties and credited to individual users are expressly excluded from revenue sharing, as further described in Schedule F, Section F2.</w:t>
      </w:r>
    </w:p>
    <w:p>
      <w:pPr>
        <w:pStyle w:val="Normal"/>
        <w:spacing w:before="180" w:after="60"/>
        <w:rPr>
          <w:rFonts w:eastAsia="Arial" w:cs="Arial"/>
          <w:b/>
          <w:bCs/>
          <w:color w:val="3B5E8C"/>
          <w:sz w:val="20"/>
          <w:szCs w:val="20"/>
        </w:rPr>
      </w:pPr>
      <w:r>
        <w:rPr>
          <w:rFonts w:eastAsia="Arial" w:cs="Arial"/>
          <w:b/>
          <w:bCs/>
          <w:color w:val="3B5E8C"/>
          <w:sz w:val="20"/>
          <w:szCs w:val="20"/>
        </w:rPr>
        <w:t>16.2  Internal Surveys</w:t>
      </w:r>
    </w:p>
    <w:p>
      <w:pPr>
        <w:pStyle w:val="Normal"/>
        <w:spacing w:before="60" w:after="100"/>
        <w:rPr>
          <w:rFonts w:eastAsia="Arial" w:cs="Arial"/>
          <w:color w:val="1E293B"/>
          <w:sz w:val="20"/>
          <w:szCs w:val="20"/>
        </w:rPr>
      </w:pPr>
      <w:r>
        <w:rPr>
          <w:rFonts w:eastAsia="Arial" w:cs="Arial"/>
          <w:color w:val="1E293B"/>
          <w:sz w:val="20"/>
          <w:szCs w:val="20"/>
        </w:rPr>
        <w:t>Internal Surveys are created and administered by the HOA Administrator. All data collected through Internal Surveys constitutes User Data subject to Section 6. The Client is responsible for obtaining all necessary consents from respondents prior to conducting Internal Surveys and for ensuring that survey content and purpose comply with POPIA and applicable law.</w:t>
      </w:r>
    </w:p>
    <w:p>
      <w:pPr>
        <w:pStyle w:val="Normal"/>
        <w:spacing w:before="180" w:after="60"/>
        <w:rPr/>
      </w:pPr>
      <w:r>
        <w:rPr>
          <w:rFonts w:eastAsia="Arial" w:cs="Arial"/>
          <w:b/>
          <w:bCs/>
          <w:color w:val="3B5E8C"/>
          <w:sz w:val="20"/>
          <w:szCs w:val="20"/>
        </w:rPr>
        <w:t>16.3  Third-Party Paid Surveys — Opt-In and Waiver</w:t>
      </w:r>
    </w:p>
    <w:p>
      <w:pPr>
        <w:pStyle w:val="Normal"/>
        <w:spacing w:before="60" w:after="100"/>
        <w:rPr>
          <w:rFonts w:eastAsia="Arial" w:cs="Arial"/>
          <w:color w:val="1E293B"/>
          <w:sz w:val="20"/>
          <w:szCs w:val="20"/>
        </w:rPr>
      </w:pPr>
      <w:r>
        <w:rPr>
          <w:rFonts w:eastAsia="Arial" w:cs="Arial"/>
          <w:color w:val="1E293B"/>
          <w:sz w:val="20"/>
          <w:szCs w:val="20"/>
        </w:rPr>
        <w:t>Participation in Third-Party Paid Surveys is entirely voluntary. Each participating user must: (a) affirmatively opt in via the Platform's survey gateway; and (b) accept the relevant third-party survey provider's terms and conditions and privacy policy, presented within the Platform prior to participation. By opting in, each user acknowledges and agrees that:</w:t>
      </w:r>
    </w:p>
    <w:p>
      <w:pPr>
        <w:pStyle w:val="ListParagraph"/>
        <w:numPr>
          <w:ilvl w:val="0"/>
          <w:numId w:val="108"/>
        </w:numPr>
        <w:spacing w:before="40" w:after="40"/>
        <w:rPr>
          <w:rFonts w:eastAsia="Arial" w:cs="Arial"/>
          <w:color w:val="1E293B"/>
          <w:sz w:val="20"/>
          <w:szCs w:val="20"/>
        </w:rPr>
      </w:pPr>
      <w:r>
        <w:rPr>
          <w:rFonts w:eastAsia="Arial" w:cs="Arial"/>
          <w:color w:val="1E293B"/>
          <w:sz w:val="20"/>
          <w:szCs w:val="20"/>
        </w:rPr>
        <w:t>the Third-Party Paid Survey is conducted by an independent third party, not by the Provider or the Client;</w:t>
      </w:r>
    </w:p>
    <w:p>
      <w:pPr>
        <w:pStyle w:val="ListParagraph"/>
        <w:numPr>
          <w:ilvl w:val="0"/>
          <w:numId w:val="109"/>
        </w:numPr>
        <w:spacing w:before="40" w:after="40"/>
        <w:rPr>
          <w:rFonts w:eastAsia="Arial" w:cs="Arial"/>
          <w:color w:val="1E293B"/>
          <w:sz w:val="20"/>
          <w:szCs w:val="20"/>
        </w:rPr>
      </w:pPr>
      <w:r>
        <w:rPr>
          <w:rFonts w:eastAsia="Arial" w:cs="Arial"/>
          <w:color w:val="1E293B"/>
          <w:sz w:val="20"/>
          <w:szCs w:val="20"/>
        </w:rPr>
        <w:t>data collected by the third-party provider is subject to that party's own privacy policy and data practices, over which the Provider has no control;</w:t>
      </w:r>
    </w:p>
    <w:p>
      <w:pPr>
        <w:pStyle w:val="ListParagraph"/>
        <w:numPr>
          <w:ilvl w:val="0"/>
          <w:numId w:val="110"/>
        </w:numPr>
        <w:spacing w:before="40" w:after="40"/>
        <w:rPr>
          <w:rFonts w:eastAsia="Arial" w:cs="Arial"/>
          <w:color w:val="1E293B"/>
          <w:sz w:val="20"/>
          <w:szCs w:val="20"/>
        </w:rPr>
      </w:pPr>
      <w:r>
        <w:rPr>
          <w:rFonts w:eastAsia="Arial" w:cs="Arial"/>
          <w:color w:val="1E293B"/>
          <w:sz w:val="20"/>
          <w:szCs w:val="20"/>
        </w:rPr>
        <w:t>the Provider is not responsible for the accuracy, fairness, legality, or outcome of any Third-Party Paid Survey; and</w:t>
      </w:r>
    </w:p>
    <w:p>
      <w:pPr>
        <w:pStyle w:val="ListParagraph"/>
        <w:numPr>
          <w:ilvl w:val="0"/>
          <w:numId w:val="111"/>
        </w:numPr>
        <w:spacing w:before="40" w:after="40"/>
        <w:rPr>
          <w:rFonts w:eastAsia="Arial" w:cs="Arial"/>
          <w:color w:val="1E293B"/>
          <w:sz w:val="20"/>
          <w:szCs w:val="20"/>
        </w:rPr>
      </w:pPr>
      <w:r>
        <w:rPr>
          <w:rFonts w:eastAsia="Arial" w:cs="Arial"/>
          <w:color w:val="1E293B"/>
          <w:sz w:val="20"/>
          <w:szCs w:val="20"/>
        </w:rPr>
        <w:t>participation is at the user's own risk, and the Provider expressly disclaims all liability arising from participation in Third-Party Paid Surveys.</w:t>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The Platform's opt-in consent and waiver mechanism constitutes the full extent of the Provider's obligation with respect to Third-Party Paid Survey consent.</w:t>
      </w:r>
    </w:p>
    <w:p>
      <w:pPr>
        <w:pStyle w:val="Normal"/>
        <w:spacing w:before="180" w:after="60"/>
        <w:rPr>
          <w:rFonts w:eastAsia="Arial" w:cs="Arial"/>
          <w:b/>
          <w:bCs/>
          <w:color w:val="3B5E8C"/>
          <w:sz w:val="20"/>
          <w:szCs w:val="20"/>
        </w:rPr>
      </w:pPr>
      <w:r>
        <w:rPr>
          <w:rFonts w:eastAsia="Arial" w:cs="Arial"/>
          <w:b/>
          <w:bCs/>
          <w:color w:val="3B5E8C"/>
          <w:sz w:val="20"/>
          <w:szCs w:val="20"/>
        </w:rPr>
        <w:t>16.4  Rewards Programme</w:t>
      </w:r>
    </w:p>
    <w:p>
      <w:pPr>
        <w:pStyle w:val="Normal"/>
        <w:spacing w:before="60" w:after="100"/>
        <w:rPr>
          <w:rFonts w:eastAsia="Arial" w:cs="Arial"/>
          <w:color w:val="1E293B"/>
          <w:sz w:val="20"/>
          <w:szCs w:val="20"/>
        </w:rPr>
      </w:pPr>
      <w:r>
        <w:rPr>
          <w:rFonts w:eastAsia="Arial" w:cs="Arial"/>
          <w:color w:val="1E293B"/>
          <w:sz w:val="20"/>
          <w:szCs w:val="20"/>
        </w:rPr>
        <w:t>Users who complete eligible Third-Party Paid Surveys may receive platform rewards (which may include credits, vouchers, or other digital value instruments) facilitated through the Platform ("Rewards"). The Provider shall:</w:t>
      </w:r>
    </w:p>
    <w:p>
      <w:pPr>
        <w:pStyle w:val="ListParagraph"/>
        <w:numPr>
          <w:ilvl w:val="0"/>
          <w:numId w:val="112"/>
        </w:numPr>
        <w:spacing w:before="40" w:after="40"/>
        <w:rPr>
          <w:rFonts w:eastAsia="Arial" w:cs="Arial"/>
          <w:color w:val="1E293B"/>
          <w:sz w:val="20"/>
          <w:szCs w:val="20"/>
        </w:rPr>
      </w:pPr>
      <w:r>
        <w:rPr>
          <w:rFonts w:eastAsia="Arial" w:cs="Arial"/>
          <w:color w:val="1E293B"/>
          <w:sz w:val="20"/>
          <w:szCs w:val="20"/>
        </w:rPr>
        <w:t>maintain a Rewards ledger for each eligible user account within the Platform;</w:t>
      </w:r>
    </w:p>
    <w:p>
      <w:pPr>
        <w:pStyle w:val="ListParagraph"/>
        <w:numPr>
          <w:ilvl w:val="0"/>
          <w:numId w:val="113"/>
        </w:numPr>
        <w:spacing w:before="40" w:after="40"/>
        <w:rPr>
          <w:rFonts w:eastAsia="Arial" w:cs="Arial"/>
          <w:color w:val="1E293B"/>
          <w:sz w:val="20"/>
          <w:szCs w:val="20"/>
        </w:rPr>
      </w:pPr>
      <w:r>
        <w:rPr>
          <w:rFonts w:eastAsia="Arial" w:cs="Arial"/>
          <w:color w:val="1E293B"/>
          <w:sz w:val="20"/>
          <w:szCs w:val="20"/>
        </w:rPr>
        <w:t>credit Rewards to the user's account upon confirmed completion of an eligible survey, subject to the third-party provider's confirmation of valid completion;</w:t>
      </w:r>
    </w:p>
    <w:p>
      <w:pPr>
        <w:pStyle w:val="ListParagraph"/>
        <w:numPr>
          <w:ilvl w:val="0"/>
          <w:numId w:val="114"/>
        </w:numPr>
        <w:spacing w:before="40" w:after="40"/>
        <w:rPr>
          <w:rFonts w:eastAsia="Arial" w:cs="Arial"/>
          <w:color w:val="1E293B"/>
          <w:sz w:val="20"/>
          <w:szCs w:val="20"/>
        </w:rPr>
      </w:pPr>
      <w:r>
        <w:rPr>
          <w:rFonts w:eastAsia="Arial" w:cs="Arial"/>
          <w:color w:val="1E293B"/>
          <w:sz w:val="20"/>
          <w:szCs w:val="20"/>
        </w:rPr>
        <w:t>provide a redemption mechanism for users to redeem Rewards in accordance with redemption terms published on the Platform and updated from time to time; and</w:t>
      </w:r>
    </w:p>
    <w:p>
      <w:pPr>
        <w:pStyle w:val="ListParagraph"/>
        <w:numPr>
          <w:ilvl w:val="0"/>
          <w:numId w:val="115"/>
        </w:numPr>
        <w:spacing w:before="40" w:after="40"/>
        <w:rPr>
          <w:rFonts w:eastAsia="Arial" w:cs="Arial"/>
          <w:color w:val="1E293B"/>
          <w:sz w:val="20"/>
          <w:szCs w:val="20"/>
        </w:rPr>
      </w:pPr>
      <w:r>
        <w:rPr>
          <w:rFonts w:eastAsia="Arial" w:cs="Arial"/>
          <w:color w:val="1E293B"/>
          <w:sz w:val="20"/>
          <w:szCs w:val="20"/>
        </w:rPr>
        <w:t>not be responsible for any failure by a third-party survey provider to confirm survey completion or to fund rewards owed to users.</w:t>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Rewards have no cash value unless expressly stated, are non-transferable, and may expire in accordance with the terms published on the Platform. The tax treatment of any Rewards received is the sole responsibility of the user.</w:t>
      </w:r>
    </w:p>
    <w:p>
      <w:pPr>
        <w:pStyle w:val="Normal"/>
        <w:spacing w:before="180" w:after="60"/>
        <w:rPr>
          <w:rFonts w:eastAsia="Arial" w:cs="Arial"/>
          <w:b/>
          <w:bCs/>
          <w:color w:val="3B5E8C"/>
          <w:sz w:val="20"/>
          <w:szCs w:val="20"/>
        </w:rPr>
      </w:pPr>
      <w:r>
        <w:rPr>
          <w:rFonts w:eastAsia="Arial" w:cs="Arial"/>
          <w:b/>
          <w:bCs/>
          <w:color w:val="3B5E8C"/>
          <w:sz w:val="20"/>
          <w:szCs w:val="20"/>
        </w:rPr>
        <w:t>16.5  Provider Not Responsible for Third-Party Survey Data</w:t>
      </w:r>
    </w:p>
    <w:p>
      <w:pPr>
        <w:pStyle w:val="Normal"/>
        <w:spacing w:before="60" w:after="100"/>
        <w:rPr>
          <w:rFonts w:eastAsia="Arial" w:cs="Arial"/>
          <w:color w:val="1E293B"/>
          <w:sz w:val="20"/>
          <w:szCs w:val="20"/>
        </w:rPr>
      </w:pPr>
      <w:r>
        <w:rPr>
          <w:rFonts w:eastAsia="Arial" w:cs="Arial"/>
          <w:color w:val="1E293B"/>
          <w:sz w:val="20"/>
          <w:szCs w:val="20"/>
        </w:rPr>
        <w:t>The Provider is not a data controller or data processor with respect to personal information collected directly by a third-party survey provider. Any dispute between a user and a third-party survey provider regarding data handling, privacy, or survey conduct must be directed to the third-party provider. The Provider will, upon written request, furnish the user with the contact details of the relevant third-party provider to the extent known to the Provider.</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17. DIRECTORY FEATURES</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17.1  Public Resident Directory</w:t>
      </w:r>
    </w:p>
    <w:p>
      <w:pPr>
        <w:pStyle w:val="Normal"/>
        <w:spacing w:before="60" w:after="100"/>
        <w:rPr>
          <w:rFonts w:eastAsia="Arial" w:cs="Arial"/>
          <w:color w:val="1E293B"/>
          <w:sz w:val="20"/>
          <w:szCs w:val="20"/>
        </w:rPr>
      </w:pPr>
      <w:r>
        <w:rPr>
          <w:rFonts w:eastAsia="Arial" w:cs="Arial"/>
          <w:color w:val="1E293B"/>
          <w:sz w:val="20"/>
          <w:szCs w:val="20"/>
        </w:rPr>
        <w:t>The Platform includes an optional public-facing resident directory feature ("Public Directory") allowing users to expose selected personal details — including but not limited to name, email address, and telephone number — to members of the public or to a configured audience, as determined by the user's settings.</w:t>
      </w:r>
    </w:p>
    <w:p>
      <w:pPr>
        <w:pStyle w:val="Normal"/>
        <w:spacing w:before="180" w:after="60"/>
        <w:rPr>
          <w:rFonts w:eastAsia="Arial" w:cs="Arial"/>
          <w:b/>
          <w:bCs/>
          <w:color w:val="3B5E8C"/>
          <w:sz w:val="20"/>
          <w:szCs w:val="20"/>
        </w:rPr>
      </w:pPr>
      <w:r>
        <w:rPr>
          <w:rFonts w:eastAsia="Arial" w:cs="Arial"/>
          <w:b/>
          <w:bCs/>
          <w:color w:val="3B5E8C"/>
          <w:sz w:val="20"/>
          <w:szCs w:val="20"/>
        </w:rPr>
        <w:t>17.2  Opt-In and Informed Consent</w:t>
      </w:r>
    </w:p>
    <w:p>
      <w:pPr>
        <w:pStyle w:val="Normal"/>
        <w:spacing w:before="60" w:after="100"/>
        <w:rPr/>
      </w:pPr>
      <w:r>
        <w:rPr>
          <w:rFonts w:eastAsia="Arial" w:cs="Arial"/>
          <w:color w:val="1E293B"/>
          <w:sz w:val="20"/>
          <w:szCs w:val="20"/>
        </w:rPr>
        <w:t>Participation in the Public Directory is entirely voluntary and requires each user to: (a) affirmatively opt in via the Platform's directory settings; and (b) explicitly select which personal details they wish to expose. A clear and informed consent screen compliant with POPIA will be presented before activation. By opting in, the user:</w:t>
      </w:r>
    </w:p>
    <w:p>
      <w:pPr>
        <w:pStyle w:val="ListParagraph"/>
        <w:numPr>
          <w:ilvl w:val="0"/>
          <w:numId w:val="116"/>
        </w:numPr>
        <w:spacing w:before="40" w:after="40"/>
        <w:rPr>
          <w:rFonts w:eastAsia="Arial" w:cs="Arial"/>
          <w:color w:val="1E293B"/>
          <w:sz w:val="20"/>
          <w:szCs w:val="20"/>
        </w:rPr>
      </w:pPr>
      <w:r>
        <w:rPr>
          <w:rFonts w:eastAsia="Arial" w:cs="Arial"/>
          <w:color w:val="1E293B"/>
          <w:sz w:val="20"/>
          <w:szCs w:val="20"/>
        </w:rPr>
        <w:t>consents to the selected personal information being made accessible to the configured audience;</w:t>
      </w:r>
    </w:p>
    <w:p>
      <w:pPr>
        <w:pStyle w:val="ListParagraph"/>
        <w:numPr>
          <w:ilvl w:val="0"/>
          <w:numId w:val="117"/>
        </w:numPr>
        <w:spacing w:before="40" w:after="40"/>
        <w:rPr>
          <w:rFonts w:eastAsia="Arial" w:cs="Arial"/>
          <w:color w:val="1E293B"/>
          <w:sz w:val="20"/>
          <w:szCs w:val="20"/>
        </w:rPr>
      </w:pPr>
      <w:r>
        <w:rPr>
          <w:rFonts w:eastAsia="Arial" w:cs="Arial"/>
          <w:color w:val="1E293B"/>
          <w:sz w:val="20"/>
          <w:szCs w:val="20"/>
        </w:rPr>
        <w:t>acknowledges that once personal information is publicly accessible, the Provider cannot control its downstream use, copying, or distribution by third parties; and</w:t>
      </w:r>
    </w:p>
    <w:p>
      <w:pPr>
        <w:pStyle w:val="ListParagraph"/>
        <w:numPr>
          <w:ilvl w:val="0"/>
          <w:numId w:val="118"/>
        </w:numPr>
        <w:spacing w:before="40" w:after="40"/>
        <w:rPr>
          <w:rFonts w:eastAsia="Arial" w:cs="Arial"/>
          <w:color w:val="1E293B"/>
          <w:sz w:val="20"/>
          <w:szCs w:val="20"/>
        </w:rPr>
      </w:pPr>
      <w:r>
        <w:rPr>
          <w:rFonts w:eastAsia="Arial" w:cs="Arial"/>
          <w:color w:val="1E293B"/>
          <w:sz w:val="20"/>
          <w:szCs w:val="20"/>
        </w:rPr>
        <w:t>accepts sole responsibility for the decision to make their personal information publicly available.</w:t>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Users may withdraw from the Public Directory at any time via their account settings. Withdrawal removes the user's details from future public access but cannot reverse any prior disclosure already accessed by third parties.</w:t>
      </w:r>
    </w:p>
    <w:p>
      <w:pPr>
        <w:pStyle w:val="Normal"/>
        <w:spacing w:before="180" w:after="60"/>
        <w:rPr>
          <w:rFonts w:eastAsia="Arial" w:cs="Arial"/>
          <w:b/>
          <w:bCs/>
          <w:color w:val="3B5E8C"/>
          <w:sz w:val="20"/>
          <w:szCs w:val="20"/>
        </w:rPr>
      </w:pPr>
      <w:r>
        <w:rPr>
          <w:rFonts w:eastAsia="Arial" w:cs="Arial"/>
          <w:b/>
          <w:bCs/>
          <w:color w:val="3B5E8C"/>
          <w:sz w:val="20"/>
          <w:szCs w:val="20"/>
        </w:rPr>
        <w:t>17.3  Provider's Role in Public Directory</w:t>
      </w:r>
    </w:p>
    <w:p>
      <w:pPr>
        <w:pStyle w:val="Normal"/>
        <w:spacing w:before="60" w:after="100"/>
        <w:rPr>
          <w:rFonts w:eastAsia="Arial" w:cs="Arial"/>
          <w:color w:val="1E293B"/>
          <w:sz w:val="20"/>
          <w:szCs w:val="20"/>
        </w:rPr>
      </w:pPr>
      <w:r>
        <w:rPr>
          <w:rFonts w:eastAsia="Arial" w:cs="Arial"/>
          <w:color w:val="1E293B"/>
          <w:sz w:val="20"/>
          <w:szCs w:val="20"/>
        </w:rPr>
        <w:t>The Provider provides the Public Directory solely as a technology feature. The Provider: (a) does not verify the accuracy of information submitted by users; (b) is not responsible for the use of publicly disclosed personal information by any third party; and (c) expressly disclaims all liability arising from a user's election to participate in the Public Directory, including any harm resulting from public exposure of personal details.</w:t>
      </w:r>
    </w:p>
    <w:p>
      <w:pPr>
        <w:pStyle w:val="Normal"/>
        <w:spacing w:before="180" w:after="60"/>
        <w:rPr>
          <w:rFonts w:eastAsia="Arial" w:cs="Arial"/>
          <w:b/>
          <w:bCs/>
          <w:color w:val="3B5E8C"/>
          <w:sz w:val="20"/>
          <w:szCs w:val="20"/>
        </w:rPr>
      </w:pPr>
      <w:r>
        <w:rPr>
          <w:rFonts w:eastAsia="Arial" w:cs="Arial"/>
          <w:b/>
          <w:bCs/>
          <w:color w:val="3B5E8C"/>
          <w:sz w:val="20"/>
          <w:szCs w:val="20"/>
        </w:rPr>
        <w:t>17.4  Internal Directory and Realtime Messaging</w:t>
      </w:r>
    </w:p>
    <w:p>
      <w:pPr>
        <w:pStyle w:val="Normal"/>
        <w:spacing w:before="60" w:after="100"/>
        <w:rPr>
          <w:rFonts w:eastAsia="Arial" w:cs="Arial"/>
          <w:color w:val="1E293B"/>
          <w:sz w:val="20"/>
          <w:szCs w:val="20"/>
        </w:rPr>
      </w:pPr>
      <w:r>
        <w:rPr>
          <w:rFonts w:eastAsia="Arial" w:cs="Arial"/>
          <w:color w:val="1E293B"/>
          <w:sz w:val="20"/>
          <w:szCs w:val="20"/>
        </w:rPr>
        <w:t>The Platform includes an internal directory and in-platform messaging feature ("Internal Messaging") accessible only to authenticated users who have opted in. The Internal Messaging enables users to locate other opted-in community members and communicate via the Platform's realtime messaging infrastructure.</w:t>
      </w:r>
    </w:p>
    <w:p>
      <w:pPr>
        <w:pStyle w:val="Normal"/>
        <w:spacing w:before="180" w:after="60"/>
        <w:rPr>
          <w:rFonts w:eastAsia="Arial" w:cs="Arial"/>
          <w:b/>
          <w:bCs/>
          <w:color w:val="3B5E8C"/>
          <w:sz w:val="20"/>
          <w:szCs w:val="20"/>
        </w:rPr>
      </w:pPr>
      <w:r>
        <w:rPr>
          <w:rFonts w:eastAsia="Arial" w:cs="Arial"/>
          <w:b/>
          <w:bCs/>
          <w:color w:val="3B5E8C"/>
          <w:sz w:val="20"/>
          <w:szCs w:val="20"/>
        </w:rPr>
        <w:t>17.5  Privacy of Internal Communications</w:t>
      </w:r>
    </w:p>
    <w:p>
      <w:pPr>
        <w:pStyle w:val="Normal"/>
        <w:spacing w:before="60" w:after="100"/>
        <w:rPr>
          <w:rFonts w:eastAsia="Arial" w:cs="Arial"/>
          <w:color w:val="1E293B"/>
          <w:sz w:val="20"/>
          <w:szCs w:val="20"/>
        </w:rPr>
      </w:pPr>
      <w:r>
        <w:rPr>
          <w:rFonts w:eastAsia="Arial" w:cs="Arial"/>
          <w:color w:val="1E293B"/>
          <w:sz w:val="20"/>
          <w:szCs w:val="20"/>
        </w:rPr>
        <w:t>The Provider shall implement appropriate technical measures ensuring that realtime communications between users via the Internal Directory remain private and accessible only to the intended recipients. The Provider shall not read, monitor, or disclose the content of private user communications except: (a) as required by applicable law or court order; (b) in response to a formal law enforcement request; or (c) where strictly necessary to investigate a reported violation of the Acceptable Use Policy or applicable law.</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180" w:after="60"/>
        <w:rPr>
          <w:rFonts w:eastAsia="Arial" w:cs="Arial"/>
          <w:b/>
          <w:bCs/>
          <w:color w:val="3B5E8C"/>
          <w:sz w:val="20"/>
          <w:szCs w:val="20"/>
        </w:rPr>
      </w:pPr>
      <w:r>
        <w:rPr>
          <w:rFonts w:eastAsia="Arial" w:cs="Arial"/>
          <w:b/>
          <w:bCs/>
          <w:color w:val="3B5E8C"/>
          <w:sz w:val="20"/>
          <w:szCs w:val="20"/>
        </w:rPr>
        <w:t>17.6  Provider Not Responsible for Messaging Content</w:t>
      </w:r>
    </w:p>
    <w:p>
      <w:pPr>
        <w:pStyle w:val="Normal"/>
        <w:spacing w:before="60" w:after="100"/>
        <w:rPr>
          <w:rFonts w:eastAsia="Arial" w:cs="Arial"/>
          <w:color w:val="1E293B"/>
          <w:sz w:val="20"/>
          <w:szCs w:val="20"/>
        </w:rPr>
      </w:pPr>
      <w:r>
        <w:rPr>
          <w:rFonts w:eastAsia="Arial" w:cs="Arial"/>
          <w:color w:val="1E293B"/>
          <w:sz w:val="20"/>
          <w:szCs w:val="20"/>
        </w:rPr>
        <w:t>The Provider is a conduit provider with respect to realtime communications between users and is not the author or publisher of any user-to-user messages. The Provider expressly disclaims all liability for the content of communications exchanged via the Internal Directory, including any harmful, offensive, or unlawful communications. Users are solely responsible for their communications. The HOA Administrator retains the ability to disable the Internal Directory feature for any user found to be in breach of the Acceptable Use Policy.</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18. PAYMENTS GATEWAY AND COMMUNITY SERVICES MARKETPLACE</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18.1  Payments Gateway</w:t>
      </w:r>
    </w:p>
    <w:p>
      <w:pPr>
        <w:pStyle w:val="Normal"/>
        <w:spacing w:before="60" w:after="100"/>
        <w:rPr>
          <w:rFonts w:eastAsia="Arial" w:cs="Arial"/>
          <w:color w:val="1E293B"/>
          <w:sz w:val="20"/>
          <w:szCs w:val="20"/>
        </w:rPr>
      </w:pPr>
      <w:r>
        <w:rPr>
          <w:rFonts w:eastAsia="Arial" w:cs="Arial"/>
          <w:color w:val="1E293B"/>
          <w:sz w:val="20"/>
          <w:szCs w:val="20"/>
        </w:rPr>
        <w:t>The Platform includes a payments gateway feature ("Payments Gateway") facilitating the processing of payments between users, the Client, and third-party service providers in connection with services offered through the Platform. The Payments Gateway operates as a platform-level technology layer routing transactions to one or more third-party payment processors ("Payment Processors") nominated by the Provider from time to time, which may include processors such as Paypal, PayFast, or Stripe.</w:t>
      </w:r>
    </w:p>
    <w:p>
      <w:pPr>
        <w:pStyle w:val="Normal"/>
        <w:spacing w:before="180" w:after="60"/>
        <w:rPr>
          <w:rFonts w:eastAsia="Arial" w:cs="Arial"/>
          <w:b/>
          <w:bCs/>
          <w:color w:val="3B5E8C"/>
          <w:sz w:val="20"/>
          <w:szCs w:val="20"/>
        </w:rPr>
      </w:pPr>
      <w:r>
        <w:rPr>
          <w:rFonts w:eastAsia="Arial" w:cs="Arial"/>
          <w:b/>
          <w:bCs/>
          <w:color w:val="3B5E8C"/>
          <w:sz w:val="20"/>
          <w:szCs w:val="20"/>
        </w:rPr>
        <w:t>18.2  Provider as Technology Intermediary</w:t>
      </w:r>
    </w:p>
    <w:p>
      <w:pPr>
        <w:pStyle w:val="Normal"/>
        <w:spacing w:before="60" w:after="100"/>
        <w:rPr/>
      </w:pPr>
      <w:r>
        <w:rPr>
          <w:rFonts w:eastAsia="Arial" w:cs="Arial"/>
          <w:color w:val="1E293B"/>
          <w:sz w:val="20"/>
          <w:szCs w:val="20"/>
        </w:rPr>
        <w:t>The Provider acts solely as a technology intermediary with respect to all payment transactions processed through the Payments Gateway. The Provider: (a) is not a financial services provider, payment service provider, or money transmitter; (b) does not hold, custody, or control user funds at any point in the payment process; (c) is not responsible for the acts or omissions of any Payment Processor; and (d) does not guarantee the completion, accuracy, or timeliness of any payment transaction.</w:t>
      </w:r>
    </w:p>
    <w:p>
      <w:pPr>
        <w:pStyle w:val="Normal"/>
        <w:spacing w:before="180" w:after="60"/>
        <w:rPr>
          <w:rFonts w:eastAsia="Arial" w:cs="Arial"/>
          <w:b/>
          <w:bCs/>
          <w:color w:val="3B5E8C"/>
          <w:sz w:val="20"/>
          <w:szCs w:val="20"/>
        </w:rPr>
      </w:pPr>
      <w:r>
        <w:rPr>
          <w:rFonts w:eastAsia="Arial" w:cs="Arial"/>
          <w:b/>
          <w:bCs/>
          <w:color w:val="3B5E8C"/>
          <w:sz w:val="20"/>
          <w:szCs w:val="20"/>
        </w:rPr>
        <w:t>18.3  Payment Processor Terms</w:t>
      </w:r>
    </w:p>
    <w:p>
      <w:pPr>
        <w:pStyle w:val="Normal"/>
        <w:spacing w:before="60" w:after="100"/>
        <w:rPr>
          <w:rFonts w:eastAsia="Arial" w:cs="Arial"/>
          <w:color w:val="1E293B"/>
          <w:sz w:val="20"/>
          <w:szCs w:val="20"/>
        </w:rPr>
      </w:pPr>
      <w:r>
        <w:rPr>
          <w:rFonts w:eastAsia="Arial" w:cs="Arial"/>
          <w:color w:val="1E293B"/>
          <w:sz w:val="20"/>
          <w:szCs w:val="20"/>
        </w:rPr>
        <w:t>All payment transactions routed through the Payments Gateway are subject to the terms and conditions of the applicable Payment Processor. By initiating a payment through the Platform, users acknowledge and agree to be bound by the Payment Processor's terms of service and privacy policy. The Provider will publish the identity of the applicable Payment Processor(s) within the Platform's payment interface.</w:t>
      </w:r>
    </w:p>
    <w:p>
      <w:pPr>
        <w:pStyle w:val="Normal"/>
        <w:spacing w:before="180" w:after="60"/>
        <w:rPr>
          <w:rFonts w:eastAsia="Arial" w:cs="Arial"/>
          <w:b/>
          <w:bCs/>
          <w:color w:val="3B5E8C"/>
          <w:sz w:val="20"/>
          <w:szCs w:val="20"/>
        </w:rPr>
      </w:pPr>
      <w:r>
        <w:rPr>
          <w:rFonts w:eastAsia="Arial" w:cs="Arial"/>
          <w:b/>
          <w:bCs/>
          <w:color w:val="3B5E8C"/>
          <w:sz w:val="20"/>
          <w:szCs w:val="20"/>
        </w:rPr>
        <w:t>18.4  Platform Fee Schedule</w:t>
      </w:r>
    </w:p>
    <w:p>
      <w:pPr>
        <w:pStyle w:val="Normal"/>
        <w:spacing w:before="60" w:after="100"/>
        <w:rPr>
          <w:rFonts w:eastAsia="Arial" w:cs="Arial"/>
          <w:color w:val="1E293B"/>
          <w:sz w:val="20"/>
          <w:szCs w:val="20"/>
        </w:rPr>
      </w:pPr>
      <w:r>
        <w:rPr>
          <w:rFonts w:eastAsia="Arial" w:cs="Arial"/>
          <w:color w:val="1E293B"/>
          <w:sz w:val="20"/>
          <w:szCs w:val="20"/>
        </w:rPr>
        <w:t>The Provider may charge a platform transaction fee ("Platform Fee") on payments processed through the Payments Gateway. The Platform Fee schedule, including applicable rates and any transaction minimums or maximums, shall be set out in a Fee Schedule Addendum to be agreed in writing by the parties. Until a Fee Schedule Addendum is executed, no Platform Fees shall be charged. The Provider shall provide no less than thirty (30) days written notice before introducing or amending any Platform Fee. Where Platform Fees generate revenue subject to revenue sharing (including transaction facilitation fees under Schedule D and commission revenue shares under Schedule E), such revenue shall be distributed in accordance with the Revenue Split Schedule in Schedule F, Section F3.</w:t>
      </w:r>
    </w:p>
    <w:p>
      <w:pPr>
        <w:pStyle w:val="Normal"/>
        <w:spacing w:before="180" w:after="60"/>
        <w:rPr>
          <w:rFonts w:eastAsia="Arial" w:cs="Arial"/>
          <w:b/>
          <w:bCs/>
          <w:color w:val="3B5E8C"/>
          <w:sz w:val="20"/>
          <w:szCs w:val="20"/>
        </w:rPr>
      </w:pPr>
      <w:r>
        <w:rPr>
          <w:rFonts w:eastAsia="Arial" w:cs="Arial"/>
          <w:b/>
          <w:bCs/>
          <w:color w:val="3B5E8C"/>
          <w:sz w:val="20"/>
          <w:szCs w:val="20"/>
        </w:rPr>
        <w:t>18.5  Community Services Marketplace</w:t>
      </w:r>
    </w:p>
    <w:p>
      <w:pPr>
        <w:pStyle w:val="Normal"/>
        <w:spacing w:before="60" w:after="100"/>
        <w:rPr>
          <w:rFonts w:eastAsia="Arial" w:cs="Arial"/>
          <w:color w:val="1E293B"/>
          <w:sz w:val="20"/>
          <w:szCs w:val="20"/>
        </w:rPr>
      </w:pPr>
      <w:r>
        <w:rPr>
          <w:rFonts w:eastAsia="Arial" w:cs="Arial"/>
          <w:color w:val="1E293B"/>
          <w:sz w:val="20"/>
          <w:szCs w:val="20"/>
        </w:rPr>
        <w:t>The Platform enables the Client (as the HOA) to offer community services to HOA Members and Residents through a marketplace feature ("Community Services Marketplace"). Services may include, without limitation, gardening, general maintenance, plumbing, electrical work, and other household or estate services as offered by the HOA from time to time, subject to Schedule D once executed. Revenue generated through the Community Services Marketplace, including transaction facilitation fees, listing fees, and premium placement fees, is subject to three-way revenue sharing between the Provider, the HOA, and the Community Benefit Fund in accordance with the Revenue Sharing Addendum (Schedule F, Section F3, Group 2).</w:t>
      </w:r>
    </w:p>
    <w:p>
      <w:pPr>
        <w:pStyle w:val="Normal"/>
        <w:spacing w:before="180" w:after="60"/>
        <w:rPr>
          <w:rFonts w:eastAsia="Arial" w:cs="Arial"/>
          <w:b/>
          <w:bCs/>
          <w:color w:val="3B5E8C"/>
          <w:sz w:val="20"/>
          <w:szCs w:val="20"/>
        </w:rPr>
      </w:pPr>
      <w:r>
        <w:rPr>
          <w:rFonts w:eastAsia="Arial" w:cs="Arial"/>
          <w:b/>
          <w:bCs/>
          <w:color w:val="3B5E8C"/>
          <w:sz w:val="20"/>
          <w:szCs w:val="20"/>
        </w:rPr>
        <w:t>18.6  Provider as Marketplace Facilitator Only</w:t>
      </w:r>
    </w:p>
    <w:p>
      <w:pPr>
        <w:pStyle w:val="Normal"/>
        <w:spacing w:before="60" w:after="100"/>
        <w:rPr>
          <w:rFonts w:eastAsia="Arial" w:cs="Arial"/>
          <w:color w:val="1E293B"/>
          <w:sz w:val="20"/>
          <w:szCs w:val="20"/>
        </w:rPr>
      </w:pPr>
      <w:r>
        <w:rPr>
          <w:rFonts w:eastAsia="Arial" w:cs="Arial"/>
          <w:color w:val="1E293B"/>
          <w:sz w:val="20"/>
          <w:szCs w:val="20"/>
        </w:rPr>
        <w:t>The Provider facilitates the listing, booking, and payment of Community Services as a technology platform and marketplace facilitator only. The Provider: (a) is not a party to any service agreement entered into between the Client (or any service provider engaged by the Client) and any HOA Member or Resident; (b) makes no representations as to the quality, suitability, safety, or legality of any Community Service offered or performed; (c) is not responsible for any dispute, claim, loss, or damage arising from the performance or non-performance of any Community Service; and (d) does not employ, engage, or supervise any person performing Community Services through the Platform.</w:t>
      </w:r>
    </w:p>
    <w:p>
      <w:pPr>
        <w:pStyle w:val="Normal"/>
        <w:spacing w:before="180" w:after="60"/>
        <w:rPr>
          <w:rFonts w:eastAsia="Arial" w:cs="Arial"/>
          <w:b/>
          <w:bCs/>
          <w:color w:val="3B5E8C"/>
          <w:sz w:val="20"/>
          <w:szCs w:val="20"/>
        </w:rPr>
      </w:pPr>
      <w:r>
        <w:rPr>
          <w:rFonts w:eastAsia="Arial" w:cs="Arial"/>
          <w:b/>
          <w:bCs/>
          <w:color w:val="3B5E8C"/>
          <w:sz w:val="20"/>
          <w:szCs w:val="20"/>
        </w:rPr>
        <w:t>18.7  HOA Responsibility for Community Services</w:t>
      </w:r>
    </w:p>
    <w:p>
      <w:pPr>
        <w:pStyle w:val="Normal"/>
        <w:spacing w:before="60" w:after="100"/>
        <w:rPr>
          <w:rFonts w:eastAsia="Arial" w:cs="Arial"/>
          <w:color w:val="1E293B"/>
          <w:sz w:val="20"/>
          <w:szCs w:val="20"/>
        </w:rPr>
      </w:pPr>
      <w:r>
        <w:rPr>
          <w:rFonts w:eastAsia="Arial" w:cs="Arial"/>
          <w:color w:val="1E293B"/>
          <w:sz w:val="20"/>
          <w:szCs w:val="20"/>
        </w:rPr>
        <w:t>The Client is solely responsible for: (a) the accuracy and completeness of all service listings published on the Community Services Marketplace; (b) compliance with all applicable laws in the provision of Community Services, including labour law, the Consumer Protection Act No. 68 of 2008, and any sector-specific licensing requirements; (c) the conduct and performance of all service providers engaged through the Platform; and (d) the terms of any service agreement concluded between the HOA and a Resident via the Platform.</w:t>
      </w:r>
    </w:p>
    <w:p>
      <w:pPr>
        <w:pStyle w:val="Normal"/>
        <w:spacing w:before="180" w:after="60"/>
        <w:rPr>
          <w:rFonts w:eastAsia="Arial" w:cs="Arial"/>
          <w:b/>
          <w:bCs/>
          <w:color w:val="3B5E8C"/>
          <w:sz w:val="20"/>
          <w:szCs w:val="20"/>
        </w:rPr>
      </w:pPr>
      <w:r>
        <w:rPr>
          <w:rFonts w:eastAsia="Arial" w:cs="Arial"/>
          <w:b/>
          <w:bCs/>
          <w:color w:val="3B5E8C"/>
          <w:sz w:val="20"/>
          <w:szCs w:val="20"/>
        </w:rPr>
        <w:t>18.8  Party-to-Party Gateway</w:t>
      </w:r>
    </w:p>
    <w:p>
      <w:pPr>
        <w:pStyle w:val="Normal"/>
        <w:spacing w:before="60" w:after="100"/>
        <w:rPr>
          <w:rFonts w:eastAsia="Arial" w:cs="Arial"/>
          <w:color w:val="1E293B"/>
          <w:sz w:val="20"/>
          <w:szCs w:val="20"/>
        </w:rPr>
      </w:pPr>
      <w:r>
        <w:rPr>
          <w:rFonts w:eastAsia="Arial" w:cs="Arial"/>
          <w:color w:val="1E293B"/>
          <w:sz w:val="20"/>
          <w:szCs w:val="20"/>
        </w:rPr>
        <w:t>Where the Platform facilitates a direct service arrangement between an HOA Member or Resident and a third-party service provider ("Party-to-Party Transaction"), the Provider acts solely as a conduit. The applicable Platform Fee (if any) will be displayed clearly before the transaction is confirmed. All Party-to-Party Transactions are subject to the Platform's transactional terms published within the marketplace interface, which supplement this Agreement.</w:t>
      </w:r>
    </w:p>
    <w:p>
      <w:pPr>
        <w:pStyle w:val="Normal"/>
        <w:spacing w:before="180" w:after="60"/>
        <w:rPr>
          <w:rFonts w:eastAsia="Arial" w:cs="Arial"/>
          <w:b/>
          <w:bCs/>
          <w:color w:val="3B5E8C"/>
          <w:sz w:val="20"/>
          <w:szCs w:val="20"/>
        </w:rPr>
      </w:pPr>
      <w:r>
        <w:rPr>
          <w:rFonts w:eastAsia="Arial" w:cs="Arial"/>
          <w:b/>
          <w:bCs/>
          <w:color w:val="3B5E8C"/>
          <w:sz w:val="20"/>
          <w:szCs w:val="20"/>
        </w:rPr>
        <w:t>18.9  Future Payment Services</w:t>
      </w:r>
    </w:p>
    <w:p>
      <w:pPr>
        <w:pStyle w:val="Normal"/>
        <w:spacing w:before="60" w:after="100"/>
        <w:rPr/>
      </w:pPr>
      <w:r>
        <w:rPr>
          <w:rFonts w:eastAsia="Arial" w:cs="Arial"/>
          <w:color w:val="1E293B"/>
          <w:sz w:val="20"/>
          <w:szCs w:val="20"/>
        </w:rPr>
        <w:t>The parties acknowledge that the Payments Gateway and Community Services Marketplace are subject to ongoing development. Additional payment-related features may be introduced by the Provider from time to time pursuant to a written addendum. The Provider shall notify the Client no less than thirty (30) days before introducing any material new payment feature that affects the Client's obligations or users' financial interactions.</w:t>
      </w:r>
    </w:p>
    <w:p>
      <w:pPr>
        <w:pStyle w:val="Normal"/>
        <w:spacing w:before="0" w:after="120"/>
        <w:rPr/>
      </w:pPr>
      <w:r>
        <w:rPr/>
      </w:r>
    </w:p>
    <w:p>
      <w:pPr>
        <w:pStyle w:val="Normal"/>
        <w:spacing w:before="300" w:after="100"/>
        <w:rPr>
          <w:rFonts w:eastAsia="Arial" w:cs="Arial"/>
          <w:b/>
          <w:bCs/>
          <w:color w:val="1A2E44"/>
          <w:sz w:val="22"/>
          <w:szCs w:val="22"/>
        </w:rPr>
      </w:pPr>
      <w:r>
        <w:rPr>
          <w:rFonts w:eastAsia="Arial" w:cs="Arial"/>
          <w:b/>
          <w:bCs/>
          <w:color w:val="1A2E44"/>
          <w:sz w:val="22"/>
          <w:szCs w:val="22"/>
        </w:rPr>
      </w:r>
    </w:p>
    <w:p>
      <w:pPr>
        <w:pStyle w:val="Normal"/>
        <w:spacing w:before="300" w:after="100"/>
        <w:rPr>
          <w:rFonts w:eastAsia="Arial" w:cs="Arial"/>
          <w:b/>
          <w:bCs/>
          <w:color w:val="1A2E44"/>
          <w:sz w:val="22"/>
          <w:szCs w:val="22"/>
        </w:rPr>
      </w:pPr>
      <w:r>
        <w:rPr>
          <w:rFonts w:eastAsia="Arial" w:cs="Arial"/>
          <w:b/>
          <w:bCs/>
          <w:color w:val="1A2E44"/>
          <w:sz w:val="22"/>
          <w:szCs w:val="22"/>
        </w:rPr>
      </w:r>
    </w:p>
    <w:p>
      <w:pPr>
        <w:pStyle w:val="Normal"/>
        <w:spacing w:before="300" w:after="100"/>
        <w:rPr>
          <w:rFonts w:eastAsia="Arial" w:cs="Arial"/>
          <w:b/>
          <w:bCs/>
          <w:color w:val="1A2E44"/>
          <w:sz w:val="22"/>
          <w:szCs w:val="22"/>
        </w:rPr>
      </w:pPr>
      <w:r>
        <w:rPr>
          <w:rFonts w:eastAsia="Arial" w:cs="Arial"/>
          <w:b/>
          <w:bCs/>
          <w:color w:val="1A2E44"/>
          <w:sz w:val="22"/>
          <w:szCs w:val="22"/>
        </w:rPr>
      </w:r>
    </w:p>
    <w:p>
      <w:pPr>
        <w:pStyle w:val="Normal"/>
        <w:spacing w:before="300" w:after="100"/>
        <w:rPr>
          <w:rFonts w:eastAsia="Arial" w:cs="Arial"/>
          <w:b/>
          <w:bCs/>
          <w:color w:val="1A2E44"/>
          <w:sz w:val="22"/>
          <w:szCs w:val="22"/>
        </w:rPr>
      </w:pPr>
      <w:r>
        <w:rPr>
          <w:rFonts w:eastAsia="Arial" w:cs="Arial"/>
          <w:b/>
          <w:bCs/>
          <w:color w:val="1A2E44"/>
          <w:sz w:val="22"/>
          <w:szCs w:val="22"/>
        </w:rPr>
      </w:r>
    </w:p>
    <w:p>
      <w:pPr>
        <w:pStyle w:val="Normal"/>
        <w:spacing w:before="300" w:after="100"/>
        <w:rPr>
          <w:rFonts w:eastAsia="Arial" w:cs="Arial"/>
          <w:b/>
          <w:bCs/>
          <w:color w:val="1A2E44"/>
          <w:sz w:val="22"/>
          <w:szCs w:val="22"/>
        </w:rPr>
      </w:pPr>
      <w:r>
        <w:rPr>
          <w:rFonts w:eastAsia="Arial" w:cs="Arial"/>
          <w:b/>
          <w:bCs/>
          <w:color w:val="1A2E44"/>
          <w:sz w:val="22"/>
          <w:szCs w:val="22"/>
        </w:rPr>
      </w:r>
    </w:p>
    <w:p>
      <w:pPr>
        <w:pStyle w:val="Normal"/>
        <w:spacing w:before="300" w:after="100"/>
        <w:rPr>
          <w:rFonts w:eastAsia="Arial" w:cs="Arial"/>
          <w:b/>
          <w:bCs/>
          <w:color w:val="1A2E44"/>
          <w:sz w:val="22"/>
          <w:szCs w:val="22"/>
        </w:rPr>
      </w:pPr>
      <w:r>
        <w:rPr>
          <w:rFonts w:eastAsia="Arial" w:cs="Arial"/>
          <w:b/>
          <w:bCs/>
          <w:color w:val="1A2E44"/>
          <w:sz w:val="22"/>
          <w:szCs w:val="22"/>
        </w:rPr>
      </w:r>
    </w:p>
    <w:p>
      <w:pPr>
        <w:pStyle w:val="Normal"/>
        <w:spacing w:before="300" w:after="100"/>
        <w:rPr>
          <w:rFonts w:eastAsia="Arial" w:cs="Arial"/>
          <w:b/>
          <w:bCs/>
          <w:color w:val="1A2E44"/>
          <w:sz w:val="22"/>
          <w:szCs w:val="22"/>
        </w:rPr>
      </w:pPr>
      <w:r>
        <w:rPr>
          <w:rFonts w:eastAsia="Arial" w:cs="Arial"/>
          <w:b/>
          <w:bCs/>
          <w:color w:val="1A2E44"/>
          <w:sz w:val="22"/>
          <w:szCs w:val="22"/>
        </w:rPr>
      </w:r>
    </w:p>
    <w:p>
      <w:pPr>
        <w:pStyle w:val="Normal"/>
        <w:spacing w:before="300" w:after="100"/>
        <w:rPr>
          <w:rFonts w:eastAsia="Arial" w:cs="Arial"/>
          <w:b/>
          <w:bCs/>
          <w:color w:val="1A2E44"/>
          <w:sz w:val="22"/>
          <w:szCs w:val="22"/>
        </w:rPr>
      </w:pPr>
      <w:r>
        <w:rPr>
          <w:rFonts w:eastAsia="Arial" w:cs="Arial"/>
          <w:b/>
          <w:bCs/>
          <w:color w:val="1A2E44"/>
          <w:sz w:val="22"/>
          <w:szCs w:val="22"/>
        </w:rPr>
      </w:r>
    </w:p>
    <w:p>
      <w:pPr>
        <w:pStyle w:val="Normal"/>
        <w:spacing w:before="300" w:after="100"/>
        <w:rPr>
          <w:rFonts w:eastAsia="Arial" w:cs="Arial"/>
          <w:b/>
          <w:bCs/>
          <w:color w:val="1A2E44"/>
          <w:sz w:val="22"/>
          <w:szCs w:val="22"/>
        </w:rPr>
      </w:pPr>
      <w:r>
        <w:rPr>
          <w:rFonts w:eastAsia="Arial" w:cs="Arial"/>
          <w:b/>
          <w:bCs/>
          <w:color w:val="1A2E44"/>
          <w:sz w:val="22"/>
          <w:szCs w:val="22"/>
        </w:rPr>
      </w:r>
    </w:p>
    <w:p>
      <w:pPr>
        <w:pStyle w:val="Normal"/>
        <w:spacing w:before="300" w:after="100"/>
        <w:rPr>
          <w:rFonts w:eastAsia="Arial" w:cs="Arial"/>
          <w:b/>
          <w:bCs/>
          <w:color w:val="1A2E44"/>
          <w:sz w:val="22"/>
          <w:szCs w:val="22"/>
        </w:rPr>
      </w:pPr>
      <w:r>
        <w:rPr>
          <w:rFonts w:eastAsia="Arial" w:cs="Arial"/>
          <w:b/>
          <w:bCs/>
          <w:color w:val="1A2E44"/>
          <w:sz w:val="22"/>
          <w:szCs w:val="22"/>
        </w:rPr>
        <w:t xml:space="preserve">EXECUTION. </w:t>
      </w:r>
    </w:p>
    <w:p>
      <w:pPr>
        <w:pStyle w:val="Normal"/>
        <w:pBdr>
          <w:bottom w:val="single" w:sz="6" w:space="1" w:color="2563EB"/>
        </w:pBdr>
        <w:spacing w:before="0" w:after="120"/>
        <w:rPr/>
      </w:pPr>
      <w:r>
        <w:rPr/>
      </w:r>
    </w:p>
    <w:p>
      <w:pPr>
        <w:pStyle w:val="Normal"/>
        <w:spacing w:before="0" w:after="80"/>
        <w:rPr/>
      </w:pPr>
      <w:r>
        <w:rPr/>
      </w:r>
    </w:p>
    <w:p>
      <w:pPr>
        <w:pStyle w:val="Normal"/>
        <w:spacing w:before="60" w:after="100"/>
        <w:rPr>
          <w:rFonts w:eastAsia="Arial" w:cs="Arial"/>
          <w:color w:val="1E293B"/>
          <w:sz w:val="20"/>
          <w:szCs w:val="20"/>
        </w:rPr>
      </w:pPr>
      <w:r>
        <w:rPr>
          <w:rFonts w:eastAsia="Arial" w:cs="Arial"/>
          <w:color w:val="1E293B"/>
          <w:sz w:val="20"/>
          <w:szCs w:val="20"/>
        </w:rPr>
        <w:t>IN WITNESS WHEREOF, the parties have caused this Agreement to be executed by their duly authorized representatives as of the Effective Date.</w:t>
      </w:r>
    </w:p>
    <w:p>
      <w:pPr>
        <w:pStyle w:val="Normal"/>
        <w:spacing w:before="0" w:after="100"/>
        <w:rPr/>
      </w:pPr>
      <w:r>
        <w:rPr/>
      </w:r>
    </w:p>
    <w:tbl>
      <w:tblPr>
        <w:tblW w:w="9720" w:type="dxa"/>
        <w:jc w:val="left"/>
        <w:tblInd w:w="-200" w:type="dxa"/>
        <w:tblLayout w:type="fixed"/>
        <w:tblCellMar>
          <w:top w:w="160" w:type="dxa"/>
          <w:left w:w="200" w:type="dxa"/>
          <w:bottom w:w="200" w:type="dxa"/>
          <w:right w:w="200" w:type="dxa"/>
        </w:tblCellMar>
      </w:tblPr>
      <w:tblGrid>
        <w:gridCol w:w="4680"/>
        <w:gridCol w:w="353"/>
        <w:gridCol w:w="4687"/>
      </w:tblGrid>
      <w:tr>
        <w:trPr/>
        <w:tc>
          <w:tcPr>
            <w:tcW w:w="4680" w:type="dxa"/>
            <w:tcBorders/>
            <w:shd w:fill="EFF6FF" w:val="clear"/>
          </w:tcPr>
          <w:p>
            <w:pPr>
              <w:pStyle w:val="Normal"/>
              <w:rPr>
                <w:rFonts w:eastAsia="Arial" w:cs="Arial"/>
                <w:b/>
                <w:bCs/>
                <w:color w:val="1A2E44"/>
                <w:sz w:val="20"/>
                <w:szCs w:val="20"/>
              </w:rPr>
            </w:pPr>
            <w:r>
              <w:rPr>
                <w:rFonts w:eastAsia="Arial" w:cs="Arial"/>
                <w:b/>
                <w:bCs/>
                <w:color w:val="1A2E44"/>
                <w:sz w:val="20"/>
                <w:szCs w:val="20"/>
              </w:rPr>
              <w:t>NETBONES SOLUTIONS PTY LTD</w:t>
            </w:r>
          </w:p>
          <w:p>
            <w:pPr>
              <w:pStyle w:val="Normal"/>
              <w:spacing w:before="0" w:after="12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Signature</w:t>
            </w:r>
          </w:p>
          <w:p>
            <w:pPr>
              <w:pStyle w:val="Normal"/>
              <w:spacing w:before="0" w:after="8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Full Name</w:t>
            </w:r>
          </w:p>
          <w:p>
            <w:pPr>
              <w:pStyle w:val="Normal"/>
              <w:spacing w:before="0" w:after="8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Title / Designation</w:t>
            </w:r>
          </w:p>
          <w:p>
            <w:pPr>
              <w:pStyle w:val="Normal"/>
              <w:spacing w:before="0" w:after="8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Date</w:t>
            </w:r>
          </w:p>
        </w:tc>
        <w:tc>
          <w:tcPr>
            <w:tcW w:w="353" w:type="dxa"/>
            <w:tcBorders/>
            <w:tcMar>
              <w:top w:w="0" w:type="dxa"/>
              <w:left w:w="108" w:type="dxa"/>
              <w:bottom w:w="0" w:type="dxa"/>
              <w:right w:w="108" w:type="dxa"/>
            </w:tcMar>
          </w:tcPr>
          <w:p>
            <w:pPr>
              <w:pStyle w:val="Normal"/>
              <w:rPr/>
            </w:pPr>
            <w:r>
              <w:rPr/>
            </w:r>
          </w:p>
        </w:tc>
        <w:tc>
          <w:tcPr>
            <w:tcW w:w="4687" w:type="dxa"/>
            <w:tcBorders/>
            <w:shd w:fill="EFF6FF" w:val="clear"/>
          </w:tcPr>
          <w:p>
            <w:pPr>
              <w:pStyle w:val="Normal"/>
              <w:rPr>
                <w:rFonts w:eastAsia="Arial" w:cs="Arial"/>
                <w:b/>
                <w:bCs/>
                <w:color w:val="1A2E44"/>
                <w:sz w:val="20"/>
                <w:szCs w:val="20"/>
              </w:rPr>
            </w:pPr>
            <w:r>
              <w:rPr>
                <w:rFonts w:eastAsia="Arial" w:cs="Arial"/>
                <w:b/>
                <w:bCs/>
                <w:color w:val="1A2E44"/>
                <w:sz w:val="20"/>
                <w:szCs w:val="20"/>
              </w:rPr>
              <w:t>SORALIA VILLAGE HOMEOWNERS ASSOCIATION</w:t>
            </w:r>
          </w:p>
          <w:p>
            <w:pPr>
              <w:pStyle w:val="Normal"/>
              <w:spacing w:before="0" w:after="12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Signature</w:t>
            </w:r>
          </w:p>
          <w:p>
            <w:pPr>
              <w:pStyle w:val="Normal"/>
              <w:spacing w:before="0" w:after="8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Full Name</w:t>
            </w:r>
          </w:p>
          <w:p>
            <w:pPr>
              <w:pStyle w:val="Normal"/>
              <w:spacing w:before="0" w:after="8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Title / Designation</w:t>
            </w:r>
          </w:p>
          <w:p>
            <w:pPr>
              <w:pStyle w:val="Normal"/>
              <w:spacing w:before="0" w:after="8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Date</w:t>
            </w:r>
          </w:p>
        </w:tc>
      </w:tr>
    </w:tbl>
    <w:p>
      <w:pPr>
        <w:pStyle w:val="Normal"/>
        <w:spacing w:before="0" w:after="120"/>
        <w:rPr/>
      </w:pPr>
      <w:r>
        <w:rPr/>
      </w:r>
      <w:r>
        <w:br w:type="page"/>
      </w:r>
    </w:p>
    <w:p>
      <w:pPr>
        <w:pStyle w:val="Normal"/>
        <w:spacing w:before="0" w:after="0"/>
        <w:rPr/>
      </w:pPr>
      <w:r>
        <w:rPr/>
      </w:r>
    </w:p>
    <w:p>
      <w:pPr>
        <w:pStyle w:val="Normal"/>
        <w:spacing w:before="0" w:after="60"/>
        <w:jc w:val="center"/>
        <w:rPr>
          <w:rFonts w:eastAsia="Arial" w:cs="Arial"/>
          <w:b/>
          <w:bCs/>
          <w:caps/>
          <w:color w:val="2563EB"/>
          <w:sz w:val="36"/>
          <w:szCs w:val="36"/>
        </w:rPr>
      </w:pPr>
      <w:r>
        <w:rPr>
          <w:rFonts w:eastAsia="Arial" w:cs="Arial"/>
          <w:b/>
          <w:bCs/>
          <w:caps/>
          <w:color w:val="2563EB"/>
          <w:sz w:val="36"/>
          <w:szCs w:val="36"/>
        </w:rPr>
        <w:t>SCHEDULE A</w:t>
      </w:r>
    </w:p>
    <w:p>
      <w:pPr>
        <w:pStyle w:val="Normal"/>
        <w:spacing w:before="0" w:after="120"/>
        <w:jc w:val="center"/>
        <w:rPr>
          <w:rFonts w:eastAsia="Arial" w:cs="Arial"/>
          <w:b/>
          <w:bCs/>
          <w:color w:val="1A2E44"/>
          <w:sz w:val="26"/>
          <w:szCs w:val="26"/>
        </w:rPr>
      </w:pPr>
      <w:r>
        <w:rPr>
          <w:rFonts w:eastAsia="Arial" w:cs="Arial"/>
          <w:b/>
          <w:bCs/>
          <w:color w:val="1A2E44"/>
          <w:sz w:val="26"/>
          <w:szCs w:val="26"/>
        </w:rPr>
        <w:t>Subscription Details &amp; Commercial Terms</w:t>
      </w:r>
    </w:p>
    <w:p>
      <w:pPr>
        <w:pStyle w:val="Normal"/>
        <w:pBdr>
          <w:bottom w:val="single" w:sz="6" w:space="1" w:color="2563EB"/>
        </w:pBdr>
        <w:spacing w:before="0" w:after="120"/>
        <w:rPr/>
      </w:pPr>
      <w:r>
        <w:rPr/>
      </w:r>
    </w:p>
    <w:p>
      <w:pPr>
        <w:pStyle w:val="Normal"/>
        <w:spacing w:before="0" w:after="80"/>
        <w:rPr/>
      </w:pPr>
      <w:r>
        <w:rPr/>
      </w:r>
    </w:p>
    <w:p>
      <w:pPr>
        <w:pStyle w:val="Heading2"/>
        <w:spacing w:before="240" w:after="80"/>
        <w:ind w:hanging="0" w:left="0"/>
        <w:rPr>
          <w:rFonts w:ascii="Arial" w:hAnsi="Arial" w:eastAsia="Arial" w:cs="Arial"/>
          <w:b/>
          <w:bCs/>
          <w:color w:val="3B5E8C"/>
          <w:sz w:val="24"/>
          <w:szCs w:val="24"/>
        </w:rPr>
      </w:pPr>
      <w:r>
        <w:rPr>
          <w:rFonts w:eastAsia="Arial" w:cs="Arial" w:ascii="Arial" w:hAnsi="Arial"/>
          <w:b/>
          <w:bCs/>
          <w:color w:val="3B5E8C"/>
          <w:sz w:val="24"/>
          <w:szCs w:val="24"/>
        </w:rPr>
        <w:t>A1 — Subscription Configuration</w:t>
      </w:r>
    </w:p>
    <w:p>
      <w:pPr>
        <w:pStyle w:val="Normal"/>
        <w:spacing w:before="0" w:after="40"/>
        <w:rPr/>
      </w:pPr>
      <w:r>
        <w:rPr/>
      </w:r>
    </w:p>
    <w:tbl>
      <w:tblPr>
        <w:tblW w:w="9750" w:type="dxa"/>
        <w:jc w:val="left"/>
        <w:tblInd w:w="-125" w:type="dxa"/>
        <w:tblLayout w:type="fixed"/>
        <w:tblCellMar>
          <w:top w:w="80" w:type="dxa"/>
          <w:left w:w="120" w:type="dxa"/>
          <w:bottom w:w="80" w:type="dxa"/>
          <w:right w:w="120" w:type="dxa"/>
        </w:tblCellMar>
      </w:tblPr>
      <w:tblGrid>
        <w:gridCol w:w="2800"/>
        <w:gridCol w:w="6949"/>
      </w:tblGrid>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Platform</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Netcomplex / Soralia Village Informatics Platform</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Community Domain (Primary)</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  (e.g. soralia.co.za / soralia.org.za / soralia.app)</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Additional Domain(s)</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 ] None     [ ] 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Initial Term Selected</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 ] Annual (12 months)     [ ] 2-Year Multi-Year     [ ] 3-Year Multi-Year</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Effective Date</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Initial Term End Date</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Initial Household Count</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 Households</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Initial Household Count</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 Households</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Initial Standard Seat Count</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 (one per Household)</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Complimentary Premium Seats</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5 (included at no charge — HOA board/committee)</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Paid Premium Seats</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 additional Premium Seats (see Section 4.2.1)</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Total Licence Count</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 Standard Seats + _____ paid Premium Seats</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Pricing Tier</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Tier ___  (see Section 4.2)</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Standard Seat Annual Rate</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R _______ per Standard Seat per annum (excl. VAT)</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Premium Seat Annual Rate</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R _______ per Premium Seat per annum (= Standard x 1.5, excl. VAT)</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Total Annual Fee</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R _______ Standard Seats + R _______ paid Premium Seats = R _______ total (excl. VAT)</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Multi-Year Discount</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 ] N/A     [ ] 7% (2-Year)     [ ] 10% (3-Year)</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Billing Frequency</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 ] Annual in advance     [ ] Other: ___________</w:t>
            </w:r>
          </w:p>
        </w:tc>
      </w:tr>
      <w:tr>
        <w:trPr>
          <w:trHeight w:val="460" w:hRule="atLeast"/>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Payment Method</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EFT — Banking details on invoice</w:t>
            </w:r>
          </w:p>
        </w:tc>
      </w:tr>
      <w:tr>
        <w:trPr>
          <w:trHeight w:val="460" w:hRule="atLeast"/>
        </w:trPr>
        <w:tc>
          <w:tcPr>
            <w:tcW w:w="2800" w:type="dxa"/>
            <w:tcBorders>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Reference Rate</w:t>
            </w:r>
          </w:p>
        </w:tc>
        <w:tc>
          <w:tcPr>
            <w:tcW w:w="6949" w:type="dxa"/>
            <w:tcBorders>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Reference Rate: R 16.69/USD as at 18 May 2026</w:t>
            </w:r>
          </w:p>
        </w:tc>
      </w:tr>
    </w:tbl>
    <w:p>
      <w:pPr>
        <w:pStyle w:val="Normal"/>
        <w:spacing w:before="0" w:after="100"/>
        <w:rPr/>
      </w:pPr>
      <w:r>
        <w:rPr/>
      </w:r>
    </w:p>
    <w:p>
      <w:pPr>
        <w:pStyle w:val="Heading2"/>
        <w:spacing w:before="240" w:after="80"/>
        <w:ind w:hanging="0" w:left="0"/>
        <w:rPr>
          <w:rFonts w:ascii="Arial" w:hAnsi="Arial" w:eastAsia="Arial" w:cs="Arial"/>
          <w:b/>
          <w:bCs/>
          <w:color w:val="3B5E8C"/>
          <w:sz w:val="24"/>
          <w:szCs w:val="24"/>
        </w:rPr>
      </w:pPr>
      <w:r>
        <w:rPr>
          <w:rFonts w:eastAsia="Arial" w:cs="Arial"/>
          <w:b/>
          <w:bCs/>
          <w:color w:val="3B5E8C"/>
          <w:sz w:val="24"/>
          <w:szCs w:val="24"/>
        </w:rPr>
      </w:r>
    </w:p>
    <w:p>
      <w:pPr>
        <w:pStyle w:val="Heading2"/>
        <w:spacing w:before="240" w:after="80"/>
        <w:ind w:hanging="0" w:left="0"/>
        <w:rPr>
          <w:rFonts w:ascii="Arial" w:hAnsi="Arial" w:eastAsia="Arial" w:cs="Arial"/>
          <w:b/>
          <w:bCs/>
          <w:color w:val="3B5E8C"/>
          <w:sz w:val="24"/>
          <w:szCs w:val="24"/>
        </w:rPr>
      </w:pPr>
      <w:r>
        <w:rPr>
          <w:rFonts w:eastAsia="Arial" w:cs="Arial" w:ascii="Arial" w:hAnsi="Arial"/>
          <w:b/>
          <w:bCs/>
          <w:color w:val="3B5E8C"/>
          <w:sz w:val="24"/>
          <w:szCs w:val="24"/>
        </w:rPr>
        <w:t>A2 — Contact Details</w:t>
      </w:r>
    </w:p>
    <w:p>
      <w:pPr>
        <w:pStyle w:val="Normal"/>
        <w:spacing w:lineRule="auto" w:line="276" w:before="0" w:after="40"/>
        <w:rPr/>
      </w:pPr>
      <w:r>
        <w:rPr/>
      </w:r>
    </w:p>
    <w:tbl>
      <w:tblPr>
        <w:tblW w:w="9720" w:type="dxa"/>
        <w:jc w:val="left"/>
        <w:tblInd w:w="-125" w:type="dxa"/>
        <w:tblLayout w:type="fixed"/>
        <w:tblCellMar>
          <w:top w:w="80" w:type="dxa"/>
          <w:left w:w="120" w:type="dxa"/>
          <w:bottom w:w="80" w:type="dxa"/>
          <w:right w:w="120" w:type="dxa"/>
        </w:tblCellMar>
      </w:tblPr>
      <w:tblGrid>
        <w:gridCol w:w="2800"/>
        <w:gridCol w:w="6919"/>
      </w:tblGrid>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Provider Contact Name</w:t>
            </w:r>
          </w:p>
        </w:tc>
        <w:tc>
          <w:tcPr>
            <w:tcW w:w="6919"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Provider Email</w:t>
            </w:r>
          </w:p>
        </w:tc>
        <w:tc>
          <w:tcPr>
            <w:tcW w:w="6919"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Provider Phone</w:t>
            </w:r>
          </w:p>
        </w:tc>
        <w:tc>
          <w:tcPr>
            <w:tcW w:w="6919"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Client HOA Administrator</w:t>
            </w:r>
          </w:p>
        </w:tc>
        <w:tc>
          <w:tcPr>
            <w:tcW w:w="6919"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Client Email</w:t>
            </w:r>
          </w:p>
        </w:tc>
        <w:tc>
          <w:tcPr>
            <w:tcW w:w="6919"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Client Phone</w:t>
            </w:r>
          </w:p>
        </w:tc>
        <w:tc>
          <w:tcPr>
            <w:tcW w:w="6919"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Client Physical Address</w:t>
            </w:r>
          </w:p>
        </w:tc>
        <w:tc>
          <w:tcPr>
            <w:tcW w:w="6919"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Client Billing Email</w:t>
            </w:r>
          </w:p>
        </w:tc>
        <w:tc>
          <w:tcPr>
            <w:tcW w:w="6919"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___________________________</w:t>
            </w:r>
          </w:p>
        </w:tc>
      </w:tr>
    </w:tbl>
    <w:p>
      <w:pPr>
        <w:pStyle w:val="Normal"/>
        <w:spacing w:lineRule="auto" w:line="276" w:before="0" w:after="100"/>
        <w:rPr/>
      </w:pPr>
      <w:r>
        <w:rPr/>
      </w:r>
    </w:p>
    <w:p>
      <w:pPr>
        <w:pStyle w:val="Heading2"/>
        <w:spacing w:lineRule="auto" w:line="276" w:before="240" w:after="80"/>
        <w:ind w:hanging="0" w:left="0"/>
        <w:rPr/>
      </w:pPr>
      <w:r>
        <w:rPr>
          <w:rFonts w:eastAsia="Arial" w:cs="Arial" w:ascii="Arial" w:hAnsi="Arial"/>
          <w:b/>
          <w:bCs/>
          <w:color w:val="3B5E8C"/>
          <w:sz w:val="24"/>
          <w:szCs w:val="24"/>
        </w:rPr>
        <w:t>A3 — User Seat Allocation Rules</w:t>
      </w:r>
    </w:p>
    <w:p>
      <w:pPr>
        <w:pStyle w:val="Normal"/>
        <w:spacing w:lineRule="auto" w:line="276" w:before="0" w:after="40"/>
        <w:rPr/>
      </w:pPr>
      <w:r>
        <w:rPr/>
      </w:r>
    </w:p>
    <w:tbl>
      <w:tblPr>
        <w:tblW w:w="9720" w:type="dxa"/>
        <w:jc w:val="left"/>
        <w:tblInd w:w="-245"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spacing w:lineRule="auto" w:line="276" w:before="60" w:after="100"/>
              <w:rPr/>
            </w:pPr>
            <w:r>
              <w:rPr>
                <w:rFonts w:eastAsia="Arial" w:cs="Arial"/>
                <w:color w:val="1E293B"/>
                <w:sz w:val="20"/>
                <w:szCs w:val="20"/>
              </w:rPr>
              <w:t>1.   Each Household receives one (1) Standard Seat and one (1) Household-level Platform Address within the Community Domain (e.g. unitNNN@[community-domain], where [community-domain] is the domain recorded in this Schedule A).</w:t>
            </w:r>
          </w:p>
          <w:p>
            <w:pPr>
              <w:pStyle w:val="Normal"/>
              <w:spacing w:lineRule="auto" w:line="276" w:before="0" w:after="40"/>
              <w:rPr/>
            </w:pPr>
            <w:r>
              <w:rPr/>
            </w:r>
          </w:p>
          <w:p>
            <w:pPr>
              <w:pStyle w:val="Normal"/>
              <w:spacing w:lineRule="auto" w:line="276" w:before="60" w:after="100"/>
              <w:rPr/>
            </w:pPr>
            <w:r>
              <w:rPr>
                <w:rFonts w:eastAsia="Arial" w:cs="Arial"/>
                <w:color w:val="1E293B"/>
                <w:sz w:val="20"/>
                <w:szCs w:val="20"/>
              </w:rPr>
              <w:t>2.   Each Standard Seat includes up to five (5) Address Aliases within the Community Domain for individual Household members (e.g. name.unitNNN@[community-domain]). The Standard Seat holder manages alias creation and assignment.</w:t>
            </w:r>
          </w:p>
          <w:p>
            <w:pPr>
              <w:pStyle w:val="Normal"/>
              <w:spacing w:lineRule="auto" w:line="276" w:before="0" w:after="40"/>
              <w:rPr/>
            </w:pPr>
            <w:r>
              <w:rPr/>
            </w:r>
          </w:p>
          <w:p>
            <w:pPr>
              <w:pStyle w:val="Normal"/>
              <w:spacing w:lineRule="auto" w:line="276" w:before="60" w:after="100"/>
              <w:rPr/>
            </w:pPr>
            <w:r>
              <w:rPr>
                <w:rFonts w:eastAsia="Arial" w:cs="Arial"/>
                <w:color w:val="1E293B"/>
                <w:sz w:val="20"/>
                <w:szCs w:val="20"/>
              </w:rPr>
              <w:t>3.   Each individual with an Address Alias is entitled to their own Directory Profile card. Address Aliases route internal Platform messages to the Household Standard Seat holder.</w:t>
            </w:r>
          </w:p>
          <w:p>
            <w:pPr>
              <w:pStyle w:val="Normal"/>
              <w:spacing w:lineRule="auto" w:line="276" w:before="0" w:after="40"/>
              <w:rPr/>
            </w:pPr>
            <w:r>
              <w:rPr/>
            </w:r>
          </w:p>
          <w:p>
            <w:pPr>
              <w:pStyle w:val="Normal"/>
              <w:spacing w:lineRule="auto" w:line="276" w:before="60" w:after="100"/>
              <w:rPr/>
            </w:pPr>
            <w:r>
              <w:rPr>
                <w:rFonts w:eastAsia="Arial" w:cs="Arial"/>
                <w:color w:val="1E293B"/>
                <w:sz w:val="20"/>
                <w:szCs w:val="20"/>
              </w:rPr>
              <w:t>4.   The Client receives five (5) Complimentary Premium Seats for HOA board members and committee representatives. The Client designates the named holders of these seats and may reassign them upon a board member's departure.</w:t>
            </w:r>
          </w:p>
          <w:p>
            <w:pPr>
              <w:pStyle w:val="Normal"/>
              <w:spacing w:lineRule="auto" w:line="276" w:before="0" w:after="40"/>
              <w:rPr/>
            </w:pPr>
            <w:r>
              <w:rPr/>
            </w:r>
          </w:p>
          <w:p>
            <w:pPr>
              <w:pStyle w:val="Normal"/>
              <w:spacing w:lineRule="auto" w:line="276" w:before="60" w:after="100"/>
              <w:rPr/>
            </w:pPr>
            <w:r>
              <w:rPr>
                <w:rFonts w:eastAsia="Arial" w:cs="Arial"/>
                <w:color w:val="1E293B"/>
                <w:sz w:val="20"/>
                <w:szCs w:val="20"/>
              </w:rPr>
              <w:t>5.   Additional Premium Seats (e.g. myname@[community-domain]) may be purchased by any HOA Member or Resident at the Premium Seat rate (Standard Seat rate x 1.5). Premium Seat holders have their own login, personal Platform Address, and Directory Profile independent of their unit.</w:t>
            </w:r>
          </w:p>
          <w:p>
            <w:pPr>
              <w:pStyle w:val="Normal"/>
              <w:spacing w:lineRule="auto" w:line="276" w:before="0" w:after="40"/>
              <w:rPr/>
            </w:pPr>
            <w:r>
              <w:rPr/>
            </w:r>
          </w:p>
          <w:p>
            <w:pPr>
              <w:pStyle w:val="Normal"/>
              <w:spacing w:lineRule="auto" w:line="276" w:before="60" w:after="100"/>
              <w:rPr/>
            </w:pPr>
            <w:r>
              <w:rPr>
                <w:rFonts w:eastAsia="Arial" w:cs="Arial"/>
                <w:color w:val="1E293B"/>
                <w:sz w:val="20"/>
                <w:szCs w:val="20"/>
              </w:rPr>
              <w:t>6.   The HOA Administrator is responsible for provisioning, deprovisioning, alias management, and all departure/arrival workflows via the Platform's administration dashboard.</w:t>
            </w:r>
          </w:p>
          <w:p>
            <w:pPr>
              <w:pStyle w:val="Normal"/>
              <w:spacing w:lineRule="auto" w:line="276" w:before="0" w:after="40"/>
              <w:rPr/>
            </w:pPr>
            <w:r>
              <w:rPr/>
            </w:r>
          </w:p>
          <w:p>
            <w:pPr>
              <w:pStyle w:val="Normal"/>
              <w:spacing w:lineRule="auto" w:line="276" w:before="60" w:after="100"/>
              <w:rPr/>
            </w:pPr>
            <w:r>
              <w:rPr>
                <w:rFonts w:eastAsia="Arial" w:cs="Arial"/>
                <w:color w:val="1E293B"/>
                <w:sz w:val="20"/>
                <w:szCs w:val="20"/>
              </w:rPr>
              <w:t>7.   Should the Licence Count exceed the contracted number, the Provider shall notify the Client and invoice additional licences pro-rata within the next billing cycle.</w:t>
            </w:r>
          </w:p>
        </w:tc>
      </w:tr>
    </w:tbl>
    <w:p>
      <w:pPr>
        <w:pStyle w:val="Normal"/>
        <w:spacing w:lineRule="auto" w:line="276" w:before="0" w:after="100"/>
        <w:rPr/>
      </w:pPr>
      <w:r>
        <w:rPr/>
      </w:r>
    </w:p>
    <w:p>
      <w:pPr>
        <w:pStyle w:val="Heading2"/>
        <w:spacing w:lineRule="auto" w:line="276" w:before="240" w:after="80"/>
        <w:ind w:hanging="0" w:left="0"/>
        <w:rPr/>
      </w:pPr>
      <w:r>
        <w:rPr>
          <w:rFonts w:eastAsia="Arial" w:cs="Arial" w:ascii="Arial" w:hAnsi="Arial"/>
          <w:b/>
          <w:bCs/>
          <w:color w:val="3B5E8C"/>
          <w:sz w:val="24"/>
          <w:szCs w:val="24"/>
        </w:rPr>
        <w:t>A4 — Overage Rates</w:t>
      </w:r>
    </w:p>
    <w:p>
      <w:pPr>
        <w:pStyle w:val="Normal"/>
        <w:spacing w:lineRule="auto" w:line="276" w:before="0" w:after="40"/>
        <w:rPr/>
      </w:pPr>
      <w:r>
        <w:rPr/>
      </w:r>
    </w:p>
    <w:p>
      <w:pPr>
        <w:pStyle w:val="Normal"/>
        <w:spacing w:lineRule="auto" w:line="276" w:before="60" w:after="100"/>
        <w:rPr/>
      </w:pPr>
      <w:r>
        <w:rPr>
          <w:rFonts w:eastAsia="Arial" w:cs="Arial"/>
          <w:color w:val="1E293B"/>
          <w:sz w:val="20"/>
          <w:szCs w:val="20"/>
        </w:rPr>
        <w:t>Standard Seats provisioned in excess of the contracted Household Licence Count shall be charged at the Standard Seat rate for the applicable Tier, pro-rated for the remainder of the billing period, plus a ten percent (10%) overage surcharge. Premium Seats provisioned in excess of contracted paid Premium Seats shall be charged at 1.5x the applicable Standard Seat rate, pro-rated, plus the same ten percent (10%) overage surcharge. The Complimentary Allocation of five (5) Premium Seats is not subject to overage charges.</w:t>
      </w:r>
    </w:p>
    <w:p>
      <w:pPr>
        <w:pStyle w:val="Normal"/>
        <w:spacing w:before="0" w:after="80"/>
        <w:rPr/>
      </w:pPr>
      <w:r>
        <w:rPr/>
      </w:r>
      <w:r>
        <w:br w:type="page"/>
      </w:r>
    </w:p>
    <w:p>
      <w:pPr>
        <w:pStyle w:val="Normal"/>
        <w:spacing w:before="0" w:after="0"/>
        <w:rPr/>
      </w:pPr>
      <w:r>
        <w:rPr/>
      </w:r>
    </w:p>
    <w:p>
      <w:pPr>
        <w:pStyle w:val="Normal"/>
        <w:spacing w:before="0" w:after="60"/>
        <w:jc w:val="center"/>
        <w:rPr>
          <w:rFonts w:eastAsia="Arial" w:cs="Arial"/>
          <w:b/>
          <w:bCs/>
          <w:caps/>
          <w:color w:val="2563EB"/>
          <w:sz w:val="36"/>
          <w:szCs w:val="36"/>
        </w:rPr>
      </w:pPr>
      <w:r>
        <w:rPr>
          <w:rFonts w:eastAsia="Arial" w:cs="Arial"/>
          <w:b/>
          <w:bCs/>
          <w:caps/>
          <w:color w:val="2563EB"/>
          <w:sz w:val="36"/>
          <w:szCs w:val="36"/>
        </w:rPr>
        <w:t>SCHEDULE B</w:t>
      </w:r>
    </w:p>
    <w:p>
      <w:pPr>
        <w:pStyle w:val="Normal"/>
        <w:spacing w:before="0" w:after="120"/>
        <w:jc w:val="center"/>
        <w:rPr>
          <w:rFonts w:eastAsia="Arial" w:cs="Arial"/>
          <w:b/>
          <w:bCs/>
          <w:color w:val="1A2E44"/>
          <w:sz w:val="26"/>
          <w:szCs w:val="26"/>
        </w:rPr>
      </w:pPr>
      <w:r>
        <w:rPr>
          <w:rFonts w:eastAsia="Arial" w:cs="Arial"/>
          <w:b/>
          <w:bCs/>
          <w:color w:val="1A2E44"/>
          <w:sz w:val="26"/>
          <w:szCs w:val="26"/>
        </w:rPr>
        <w:t>Notice Details &amp; Authorised Representatives</w:t>
      </w:r>
    </w:p>
    <w:p>
      <w:pPr>
        <w:pStyle w:val="Normal"/>
        <w:pBdr>
          <w:bottom w:val="single" w:sz="6" w:space="1" w:color="2563EB"/>
        </w:pBdr>
        <w:spacing w:before="0" w:after="120"/>
        <w:rPr/>
      </w:pPr>
      <w:r>
        <w:rPr/>
      </w:r>
    </w:p>
    <w:p>
      <w:pPr>
        <w:pStyle w:val="Normal"/>
        <w:spacing w:before="0" w:after="80"/>
        <w:rPr/>
      </w:pPr>
      <w:r>
        <w:rPr/>
      </w:r>
    </w:p>
    <w:tbl>
      <w:tblPr>
        <w:tblW w:w="9720" w:type="dxa"/>
        <w:jc w:val="left"/>
        <w:tblInd w:w="-125" w:type="dxa"/>
        <w:tblLayout w:type="fixed"/>
        <w:tblCellMar>
          <w:top w:w="120" w:type="dxa"/>
          <w:left w:w="120" w:type="dxa"/>
          <w:bottom w:w="120" w:type="dxa"/>
          <w:right w:w="120" w:type="dxa"/>
        </w:tblCellMar>
      </w:tblPr>
      <w:tblGrid>
        <w:gridCol w:w="2000"/>
        <w:gridCol w:w="7511"/>
        <w:gridCol w:w="209"/>
      </w:tblGrid>
      <w:tr>
        <w:trPr/>
        <w:tc>
          <w:tcPr>
            <w:tcW w:w="2000" w:type="dxa"/>
            <w:tcBorders>
              <w:top w:val="single" w:sz="8" w:space="0" w:color="2563EB"/>
              <w:left w:val="single" w:sz="4" w:space="0" w:color="BFDBFE"/>
              <w:bottom w:val="single" w:sz="4" w:space="0" w:color="BFDBFE"/>
              <w:right w:val="single" w:sz="4" w:space="0" w:color="BFDBFE"/>
            </w:tcBorders>
            <w:shd w:fill="DBEAFE" w:val="clear"/>
          </w:tcPr>
          <w:p>
            <w:pPr>
              <w:pStyle w:val="Normal"/>
              <w:rPr/>
            </w:pPr>
            <w:r>
              <w:rPr/>
            </w:r>
          </w:p>
        </w:tc>
        <w:tc>
          <w:tcPr>
            <w:tcW w:w="7511" w:type="dxa"/>
            <w:tcBorders>
              <w:top w:val="single" w:sz="8" w:space="0" w:color="2563EB"/>
              <w:left w:val="single" w:sz="4" w:space="0" w:color="BFDBFE"/>
              <w:bottom w:val="single" w:sz="4" w:space="0" w:color="BFDBFE"/>
              <w:right w:val="single" w:sz="4" w:space="0" w:color="BFDBFE"/>
            </w:tcBorders>
            <w:shd w:fill="1E40AF" w:val="clear"/>
          </w:tcPr>
          <w:p>
            <w:pPr>
              <w:pStyle w:val="Normal"/>
              <w:jc w:val="center"/>
              <w:rPr>
                <w:rFonts w:eastAsia="Arial" w:cs="Arial"/>
                <w:b/>
                <w:bCs/>
                <w:color w:val="FFFFFF"/>
                <w:sz w:val="20"/>
                <w:szCs w:val="20"/>
              </w:rPr>
            </w:pPr>
            <w:r>
              <w:rPr>
                <w:rFonts w:eastAsia="Arial" w:cs="Arial"/>
                <w:b/>
                <w:bCs/>
                <w:color w:val="FFFFFF"/>
                <w:sz w:val="20"/>
                <w:szCs w:val="20"/>
              </w:rPr>
              <w:t>PROVIDER — Netbones Solutions Pty Ltd</w:t>
            </w:r>
          </w:p>
        </w:tc>
        <w:tc>
          <w:tcPr>
            <w:tcW w:w="209" w:type="dxa"/>
            <w:tcBorders/>
            <w:tcMar>
              <w:top w:w="0" w:type="dxa"/>
              <w:left w:w="108" w:type="dxa"/>
              <w:bottom w:w="0" w:type="dxa"/>
              <w:right w:w="108" w:type="dxa"/>
            </w:tcMar>
          </w:tcPr>
          <w:p>
            <w:pPr>
              <w:pStyle w:val="Normal"/>
              <w:rPr/>
            </w:pPr>
            <w:r>
              <w:rPr/>
            </w:r>
          </w:p>
        </w:tc>
      </w:tr>
    </w:tbl>
    <w:p>
      <w:pPr>
        <w:pStyle w:val="Normal"/>
        <w:spacing w:before="0" w:after="20"/>
        <w:rPr/>
      </w:pPr>
      <w:r>
        <w:rPr/>
      </w:r>
    </w:p>
    <w:tbl>
      <w:tblPr>
        <w:tblW w:w="9720" w:type="dxa"/>
        <w:jc w:val="left"/>
        <w:tblInd w:w="-125" w:type="dxa"/>
        <w:tblLayout w:type="fixed"/>
        <w:tblCellMar>
          <w:top w:w="80" w:type="dxa"/>
          <w:left w:w="120" w:type="dxa"/>
          <w:bottom w:w="80" w:type="dxa"/>
          <w:right w:w="120" w:type="dxa"/>
        </w:tblCellMar>
      </w:tblPr>
      <w:tblGrid>
        <w:gridCol w:w="2800"/>
        <w:gridCol w:w="6919"/>
      </w:tblGrid>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Authorised Representative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Title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Physical Address</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Email for Notices</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Phone for Notices</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bl>
    <w:p>
      <w:pPr>
        <w:pStyle w:val="Normal"/>
        <w:spacing w:before="0" w:after="100"/>
        <w:rPr/>
      </w:pPr>
      <w:r>
        <w:rPr/>
      </w:r>
    </w:p>
    <w:tbl>
      <w:tblPr>
        <w:tblW w:w="9720" w:type="dxa"/>
        <w:jc w:val="left"/>
        <w:tblInd w:w="-125" w:type="dxa"/>
        <w:tblLayout w:type="fixed"/>
        <w:tblCellMar>
          <w:top w:w="120" w:type="dxa"/>
          <w:left w:w="120" w:type="dxa"/>
          <w:bottom w:w="120" w:type="dxa"/>
          <w:right w:w="120" w:type="dxa"/>
        </w:tblCellMar>
      </w:tblPr>
      <w:tblGrid>
        <w:gridCol w:w="2800"/>
        <w:gridCol w:w="6919"/>
      </w:tblGrid>
      <w:tr>
        <w:trPr/>
        <w:tc>
          <w:tcPr>
            <w:tcW w:w="9719" w:type="dxa"/>
            <w:gridSpan w:val="2"/>
            <w:tcBorders>
              <w:top w:val="single" w:sz="8" w:space="0" w:color="2563EB"/>
              <w:left w:val="single" w:sz="4" w:space="0" w:color="BFDBFE"/>
              <w:bottom w:val="single" w:sz="4" w:space="0" w:color="BFDBFE"/>
              <w:right w:val="single" w:sz="4" w:space="0" w:color="BFDBFE"/>
            </w:tcBorders>
            <w:shd w:fill="1E40AF" w:val="clear"/>
          </w:tcPr>
          <w:p>
            <w:pPr>
              <w:pStyle w:val="Normal"/>
              <w:jc w:val="center"/>
              <w:rPr>
                <w:rFonts w:eastAsia="Arial" w:cs="Arial"/>
                <w:b/>
                <w:bCs/>
                <w:color w:val="FFFFFF"/>
                <w:sz w:val="20"/>
                <w:szCs w:val="20"/>
              </w:rPr>
            </w:pPr>
            <w:r>
              <w:rPr>
                <w:rFonts w:eastAsia="Arial" w:cs="Arial"/>
                <w:b/>
                <w:bCs/>
                <w:color w:val="FFFFFF"/>
                <w:sz w:val="20"/>
                <w:szCs w:val="20"/>
              </w:rPr>
              <w:t>CLIENT — Soralia Village Homeowners Association</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Mar>
              <w:top w:w="80" w:type="dxa"/>
              <w:bottom w:w="80" w:type="dxa"/>
            </w:tcMar>
          </w:tcPr>
          <w:p>
            <w:pPr>
              <w:pStyle w:val="Normal"/>
              <w:rPr>
                <w:rFonts w:eastAsia="Arial" w:cs="Arial"/>
                <w:b/>
                <w:bCs/>
                <w:color w:val="1A2E44"/>
                <w:sz w:val="20"/>
                <w:szCs w:val="20"/>
              </w:rPr>
            </w:pPr>
            <w:r>
              <w:rPr>
                <w:rFonts w:eastAsia="Arial" w:cs="Arial"/>
                <w:b/>
                <w:bCs/>
                <w:color w:val="1A2E44"/>
                <w:sz w:val="20"/>
                <w:szCs w:val="20"/>
              </w:rPr>
              <w:t>Authorised Representative</w:t>
            </w:r>
          </w:p>
        </w:tc>
        <w:tc>
          <w:tcPr>
            <w:tcW w:w="6919" w:type="dxa"/>
            <w:tcBorders>
              <w:top w:val="single" w:sz="4" w:space="0" w:color="BFDBFE"/>
              <w:left w:val="single" w:sz="4" w:space="0" w:color="BFDBFE"/>
              <w:bottom w:val="single" w:sz="4" w:space="0" w:color="BFDBFE"/>
              <w:right w:val="single" w:sz="4" w:space="0" w:color="BFDBFE"/>
            </w:tcBorders>
            <w:tcMar>
              <w:top w:w="80" w:type="dxa"/>
              <w:bottom w:w="80" w:type="dxa"/>
            </w:tcMar>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Mar>
              <w:top w:w="80" w:type="dxa"/>
              <w:bottom w:w="80" w:type="dxa"/>
            </w:tcMar>
          </w:tcPr>
          <w:p>
            <w:pPr>
              <w:pStyle w:val="Normal"/>
              <w:rPr>
                <w:rFonts w:eastAsia="Arial" w:cs="Arial"/>
                <w:b/>
                <w:bCs/>
                <w:color w:val="1A2E44"/>
                <w:sz w:val="20"/>
                <w:szCs w:val="20"/>
              </w:rPr>
            </w:pPr>
            <w:r>
              <w:rPr>
                <w:rFonts w:eastAsia="Arial" w:cs="Arial"/>
                <w:b/>
                <w:bCs/>
                <w:color w:val="1A2E44"/>
                <w:sz w:val="20"/>
                <w:szCs w:val="20"/>
              </w:rPr>
              <w:t>Title / Board Position</w:t>
            </w:r>
          </w:p>
        </w:tc>
        <w:tc>
          <w:tcPr>
            <w:tcW w:w="6919" w:type="dxa"/>
            <w:tcBorders>
              <w:top w:val="single" w:sz="4" w:space="0" w:color="BFDBFE"/>
              <w:left w:val="single" w:sz="4" w:space="0" w:color="BFDBFE"/>
              <w:bottom w:val="single" w:sz="4" w:space="0" w:color="BFDBFE"/>
              <w:right w:val="single" w:sz="4" w:space="0" w:color="BFDBFE"/>
            </w:tcBorders>
            <w:tcMar>
              <w:top w:w="80" w:type="dxa"/>
              <w:bottom w:w="80" w:type="dxa"/>
            </w:tcMar>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Mar>
              <w:top w:w="80" w:type="dxa"/>
              <w:bottom w:w="80" w:type="dxa"/>
            </w:tcMar>
          </w:tcPr>
          <w:p>
            <w:pPr>
              <w:pStyle w:val="Normal"/>
              <w:rPr>
                <w:rFonts w:eastAsia="Arial" w:cs="Arial"/>
                <w:b/>
                <w:bCs/>
                <w:color w:val="1A2E44"/>
                <w:sz w:val="20"/>
                <w:szCs w:val="20"/>
              </w:rPr>
            </w:pPr>
            <w:r>
              <w:rPr>
                <w:rFonts w:eastAsia="Arial" w:cs="Arial"/>
                <w:b/>
                <w:bCs/>
                <w:color w:val="1A2E44"/>
                <w:sz w:val="20"/>
                <w:szCs w:val="20"/>
              </w:rPr>
              <w:t>Physical Address</w:t>
            </w:r>
          </w:p>
        </w:tc>
        <w:tc>
          <w:tcPr>
            <w:tcW w:w="6919" w:type="dxa"/>
            <w:tcBorders>
              <w:top w:val="single" w:sz="4" w:space="0" w:color="BFDBFE"/>
              <w:left w:val="single" w:sz="4" w:space="0" w:color="BFDBFE"/>
              <w:bottom w:val="single" w:sz="4" w:space="0" w:color="BFDBFE"/>
              <w:right w:val="single" w:sz="4" w:space="0" w:color="BFDBFE"/>
            </w:tcBorders>
            <w:tcMar>
              <w:top w:w="80" w:type="dxa"/>
              <w:bottom w:w="80" w:type="dxa"/>
            </w:tcMar>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Mar>
              <w:top w:w="80" w:type="dxa"/>
              <w:bottom w:w="80" w:type="dxa"/>
            </w:tcMar>
          </w:tcPr>
          <w:p>
            <w:pPr>
              <w:pStyle w:val="Normal"/>
              <w:rPr>
                <w:rFonts w:eastAsia="Arial" w:cs="Arial"/>
                <w:b/>
                <w:bCs/>
                <w:color w:val="1A2E44"/>
                <w:sz w:val="20"/>
                <w:szCs w:val="20"/>
              </w:rPr>
            </w:pPr>
            <w:r>
              <w:rPr>
                <w:rFonts w:eastAsia="Arial" w:cs="Arial"/>
                <w:b/>
                <w:bCs/>
                <w:color w:val="1A2E44"/>
                <w:sz w:val="20"/>
                <w:szCs w:val="20"/>
              </w:rPr>
              <w:t>Email for Notices</w:t>
            </w:r>
          </w:p>
        </w:tc>
        <w:tc>
          <w:tcPr>
            <w:tcW w:w="6919" w:type="dxa"/>
            <w:tcBorders>
              <w:top w:val="single" w:sz="4" w:space="0" w:color="BFDBFE"/>
              <w:left w:val="single" w:sz="4" w:space="0" w:color="BFDBFE"/>
              <w:bottom w:val="single" w:sz="4" w:space="0" w:color="BFDBFE"/>
              <w:right w:val="single" w:sz="4" w:space="0" w:color="BFDBFE"/>
            </w:tcBorders>
            <w:tcMar>
              <w:top w:w="80" w:type="dxa"/>
              <w:bottom w:w="80" w:type="dxa"/>
            </w:tcMar>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Mar>
              <w:top w:w="80" w:type="dxa"/>
              <w:bottom w:w="80" w:type="dxa"/>
            </w:tcMar>
          </w:tcPr>
          <w:p>
            <w:pPr>
              <w:pStyle w:val="Normal"/>
              <w:rPr>
                <w:rFonts w:eastAsia="Arial" w:cs="Arial"/>
                <w:b/>
                <w:bCs/>
                <w:color w:val="1A2E44"/>
                <w:sz w:val="20"/>
                <w:szCs w:val="20"/>
              </w:rPr>
            </w:pPr>
            <w:r>
              <w:rPr>
                <w:rFonts w:eastAsia="Arial" w:cs="Arial"/>
                <w:b/>
                <w:bCs/>
                <w:color w:val="1A2E44"/>
                <w:sz w:val="20"/>
                <w:szCs w:val="20"/>
              </w:rPr>
              <w:t>Phone for Notices</w:t>
            </w:r>
          </w:p>
        </w:tc>
        <w:tc>
          <w:tcPr>
            <w:tcW w:w="6919" w:type="dxa"/>
            <w:tcBorders>
              <w:top w:val="single" w:sz="4" w:space="0" w:color="BFDBFE"/>
              <w:left w:val="single" w:sz="4" w:space="0" w:color="BFDBFE"/>
              <w:bottom w:val="single" w:sz="4" w:space="0" w:color="BFDBFE"/>
              <w:right w:val="single" w:sz="4" w:space="0" w:color="BFDBFE"/>
            </w:tcBorders>
            <w:tcMar>
              <w:top w:w="80" w:type="dxa"/>
              <w:bottom w:w="80" w:type="dxa"/>
            </w:tcMar>
          </w:tcPr>
          <w:p>
            <w:pPr>
              <w:pStyle w:val="Normal"/>
              <w:rPr>
                <w:rFonts w:eastAsia="Arial" w:cs="Arial"/>
                <w:color w:val="1E293B"/>
                <w:sz w:val="20"/>
                <w:szCs w:val="20"/>
              </w:rPr>
            </w:pPr>
            <w:r>
              <w:rPr>
                <w:rFonts w:eastAsia="Arial" w:cs="Arial"/>
                <w:color w:val="1E293B"/>
                <w:sz w:val="20"/>
                <w:szCs w:val="20"/>
              </w:rPr>
              <w:t>___________________________</w:t>
            </w:r>
          </w:p>
        </w:tc>
      </w:tr>
    </w:tbl>
    <w:p>
      <w:pPr>
        <w:pStyle w:val="Normal"/>
        <w:spacing w:before="0" w:after="80"/>
        <w:rPr/>
      </w:pPr>
      <w:r>
        <w:rPr/>
      </w:r>
      <w:r>
        <w:br w:type="page"/>
      </w:r>
    </w:p>
    <w:p>
      <w:pPr>
        <w:pStyle w:val="Normal"/>
        <w:spacing w:before="0" w:after="0"/>
        <w:rPr/>
      </w:pPr>
      <w:r>
        <w:rPr/>
      </w:r>
    </w:p>
    <w:p>
      <w:pPr>
        <w:pStyle w:val="Normal"/>
        <w:spacing w:before="0" w:after="60"/>
        <w:jc w:val="center"/>
        <w:rPr>
          <w:rFonts w:eastAsia="Arial" w:cs="Arial"/>
          <w:b/>
          <w:bCs/>
          <w:caps/>
          <w:color w:val="2563EB"/>
          <w:sz w:val="36"/>
          <w:szCs w:val="36"/>
        </w:rPr>
      </w:pPr>
      <w:r>
        <w:rPr>
          <w:rFonts w:eastAsia="Arial" w:cs="Arial"/>
          <w:b/>
          <w:bCs/>
          <w:caps/>
          <w:color w:val="2563EB"/>
          <w:sz w:val="36"/>
          <w:szCs w:val="36"/>
        </w:rPr>
        <w:t>SCHEDULE C</w:t>
      </w:r>
    </w:p>
    <w:p>
      <w:pPr>
        <w:pStyle w:val="Normal"/>
        <w:spacing w:before="0" w:after="120"/>
        <w:jc w:val="center"/>
        <w:rPr>
          <w:rFonts w:eastAsia="Arial" w:cs="Arial"/>
          <w:b/>
          <w:bCs/>
          <w:color w:val="1A2E44"/>
          <w:sz w:val="26"/>
          <w:szCs w:val="26"/>
        </w:rPr>
      </w:pPr>
      <w:r>
        <w:rPr>
          <w:rFonts w:eastAsia="Arial" w:cs="Arial"/>
          <w:b/>
          <w:bCs/>
          <w:color w:val="1A2E44"/>
          <w:sz w:val="26"/>
          <w:szCs w:val="26"/>
        </w:rPr>
        <w:t>Acceptable Use Policy</w:t>
      </w:r>
    </w:p>
    <w:p>
      <w:pPr>
        <w:pStyle w:val="Normal"/>
        <w:pBdr>
          <w:bottom w:val="single" w:sz="6" w:space="1" w:color="2563EB"/>
        </w:pBdr>
        <w:spacing w:before="0" w:after="120"/>
        <w:rPr/>
      </w:pPr>
      <w:r>
        <w:rPr/>
      </w:r>
    </w:p>
    <w:p>
      <w:pPr>
        <w:pStyle w:val="Normal"/>
        <w:spacing w:before="0" w:after="80"/>
        <w:rPr/>
      </w:pPr>
      <w:r>
        <w:rPr/>
      </w:r>
    </w:p>
    <w:p>
      <w:pPr>
        <w:pStyle w:val="Heading2"/>
        <w:spacing w:before="240" w:after="80"/>
        <w:ind w:hanging="0" w:left="0"/>
        <w:rPr>
          <w:rFonts w:ascii="Arial" w:hAnsi="Arial" w:eastAsia="Arial" w:cs="Arial"/>
          <w:b/>
          <w:bCs/>
          <w:color w:val="3B5E8C"/>
          <w:sz w:val="24"/>
          <w:szCs w:val="24"/>
        </w:rPr>
      </w:pPr>
      <w:r>
        <w:rPr>
          <w:rFonts w:eastAsia="Arial" w:cs="Arial" w:ascii="Arial" w:hAnsi="Arial"/>
          <w:b/>
          <w:bCs/>
          <w:color w:val="3B5E8C"/>
          <w:sz w:val="24"/>
          <w:szCs w:val="24"/>
        </w:rPr>
        <w:t>C1 — Permitted Use</w:t>
      </w:r>
    </w:p>
    <w:p>
      <w:pPr>
        <w:pStyle w:val="Normal"/>
        <w:spacing w:before="60" w:after="100"/>
        <w:rPr>
          <w:rFonts w:eastAsia="Arial" w:cs="Arial"/>
          <w:color w:val="1E293B"/>
          <w:sz w:val="20"/>
          <w:szCs w:val="20"/>
        </w:rPr>
      </w:pPr>
      <w:r>
        <w:rPr>
          <w:rFonts w:eastAsia="Arial" w:cs="Arial"/>
          <w:color w:val="1E293B"/>
          <w:sz w:val="20"/>
          <w:szCs w:val="20"/>
        </w:rPr>
        <w:t>Users may use the Platform solely for lawful community management and directory purposes within the Soralia Village development, including:</w:t>
      </w:r>
    </w:p>
    <w:p>
      <w:pPr>
        <w:pStyle w:val="ListParagraph"/>
        <w:numPr>
          <w:ilvl w:val="0"/>
          <w:numId w:val="119"/>
        </w:numPr>
        <w:spacing w:before="40" w:after="40"/>
        <w:rPr>
          <w:rFonts w:eastAsia="Arial" w:cs="Arial"/>
          <w:color w:val="1E293B"/>
          <w:sz w:val="20"/>
          <w:szCs w:val="20"/>
        </w:rPr>
      </w:pPr>
      <w:r>
        <w:rPr>
          <w:rFonts w:eastAsia="Arial" w:cs="Arial"/>
          <w:color w:val="1E293B"/>
          <w:sz w:val="20"/>
          <w:szCs w:val="20"/>
        </w:rPr>
        <w:t>Maintaining and accessing the community resident and member directory;</w:t>
      </w:r>
    </w:p>
    <w:p>
      <w:pPr>
        <w:pStyle w:val="ListParagraph"/>
        <w:numPr>
          <w:ilvl w:val="0"/>
          <w:numId w:val="120"/>
        </w:numPr>
        <w:spacing w:before="40" w:after="40"/>
        <w:rPr>
          <w:rFonts w:eastAsia="Arial" w:cs="Arial"/>
          <w:color w:val="1E293B"/>
          <w:sz w:val="20"/>
          <w:szCs w:val="20"/>
        </w:rPr>
      </w:pPr>
      <w:r>
        <w:rPr>
          <w:rFonts w:eastAsia="Arial" w:cs="Arial"/>
          <w:color w:val="1E293B"/>
          <w:sz w:val="20"/>
          <w:szCs w:val="20"/>
        </w:rPr>
        <w:t>HOA communications, notices, and announcements;</w:t>
      </w:r>
    </w:p>
    <w:p>
      <w:pPr>
        <w:pStyle w:val="ListParagraph"/>
        <w:numPr>
          <w:ilvl w:val="0"/>
          <w:numId w:val="121"/>
        </w:numPr>
        <w:spacing w:before="40" w:after="40"/>
        <w:rPr>
          <w:rFonts w:eastAsia="Arial" w:cs="Arial"/>
          <w:color w:val="1E293B"/>
          <w:sz w:val="20"/>
          <w:szCs w:val="20"/>
        </w:rPr>
      </w:pPr>
      <w:r>
        <w:rPr>
          <w:rFonts w:eastAsia="Arial" w:cs="Arial"/>
          <w:color w:val="1E293B"/>
          <w:sz w:val="20"/>
          <w:szCs w:val="20"/>
        </w:rPr>
        <w:t>Community event management and scheduling;</w:t>
      </w:r>
    </w:p>
    <w:p>
      <w:pPr>
        <w:pStyle w:val="ListParagraph"/>
        <w:numPr>
          <w:ilvl w:val="0"/>
          <w:numId w:val="122"/>
        </w:numPr>
        <w:spacing w:before="40" w:after="40"/>
        <w:rPr>
          <w:rFonts w:eastAsia="Arial" w:cs="Arial"/>
          <w:color w:val="1E293B"/>
          <w:sz w:val="20"/>
          <w:szCs w:val="20"/>
        </w:rPr>
      </w:pPr>
      <w:r>
        <w:rPr>
          <w:rFonts w:eastAsia="Arial" w:cs="Arial"/>
          <w:color w:val="1E293B"/>
          <w:sz w:val="20"/>
          <w:szCs w:val="20"/>
        </w:rPr>
        <w:t>Analytics and data acquisition;</w:t>
      </w:r>
    </w:p>
    <w:p>
      <w:pPr>
        <w:pStyle w:val="ListParagraph"/>
        <w:numPr>
          <w:ilvl w:val="0"/>
          <w:numId w:val="123"/>
        </w:numPr>
        <w:spacing w:before="40" w:after="40"/>
        <w:rPr>
          <w:rFonts w:eastAsia="Arial" w:cs="Arial"/>
          <w:color w:val="1E293B"/>
          <w:sz w:val="20"/>
          <w:szCs w:val="20"/>
        </w:rPr>
      </w:pPr>
      <w:r>
        <w:rPr>
          <w:rFonts w:eastAsia="Arial" w:cs="Arial"/>
          <w:color w:val="1E293B"/>
          <w:sz w:val="20"/>
          <w:szCs w:val="20"/>
        </w:rPr>
        <w:t>Levy and payment administration;</w:t>
      </w:r>
    </w:p>
    <w:p>
      <w:pPr>
        <w:pStyle w:val="ListParagraph"/>
        <w:numPr>
          <w:ilvl w:val="0"/>
          <w:numId w:val="124"/>
        </w:numPr>
        <w:spacing w:before="40" w:after="40"/>
        <w:rPr>
          <w:rFonts w:eastAsia="Arial" w:cs="Arial"/>
          <w:color w:val="1E293B"/>
          <w:sz w:val="20"/>
          <w:szCs w:val="20"/>
        </w:rPr>
      </w:pPr>
      <w:r>
        <w:rPr>
          <w:rFonts w:eastAsia="Arial" w:cs="Arial"/>
          <w:color w:val="1E293B"/>
          <w:sz w:val="20"/>
          <w:szCs w:val="20"/>
        </w:rPr>
        <w:t>Maintenance requests and issue tracking; and</w:t>
      </w:r>
    </w:p>
    <w:p>
      <w:pPr>
        <w:pStyle w:val="ListParagraph"/>
        <w:numPr>
          <w:ilvl w:val="0"/>
          <w:numId w:val="125"/>
        </w:numPr>
        <w:spacing w:before="40" w:after="40"/>
        <w:rPr>
          <w:rFonts w:eastAsia="Arial" w:cs="Arial"/>
          <w:color w:val="1E293B"/>
          <w:sz w:val="20"/>
          <w:szCs w:val="20"/>
        </w:rPr>
      </w:pPr>
      <w:r>
        <w:rPr>
          <w:rFonts w:eastAsia="Arial" w:cs="Arial"/>
          <w:color w:val="1E293B"/>
          <w:sz w:val="20"/>
          <w:szCs w:val="20"/>
        </w:rPr>
        <w:t>Document management (levy rules, conduct rules, AGM minutes, etc.).</w:t>
      </w:r>
    </w:p>
    <w:p>
      <w:pPr>
        <w:pStyle w:val="ListParagraph"/>
        <w:numPr>
          <w:ilvl w:val="0"/>
          <w:numId w:val="0"/>
        </w:numPr>
        <w:spacing w:before="40" w:after="40"/>
        <w:ind w:hanging="0" w:left="720"/>
        <w:rPr>
          <w:rFonts w:eastAsia="Arial" w:cs="Arial"/>
          <w:color w:val="1E293B"/>
          <w:sz w:val="20"/>
          <w:szCs w:val="20"/>
        </w:rPr>
      </w:pPr>
      <w:r>
        <w:rPr>
          <w:rFonts w:eastAsia="Arial" w:cs="Arial"/>
          <w:color w:val="1E293B"/>
          <w:sz w:val="20"/>
          <w:szCs w:val="20"/>
        </w:rPr>
      </w:r>
    </w:p>
    <w:p>
      <w:pPr>
        <w:pStyle w:val="Normal"/>
        <w:spacing w:before="0" w:after="60"/>
        <w:rPr/>
      </w:pPr>
      <w:r>
        <w:rPr/>
      </w:r>
    </w:p>
    <w:p>
      <w:pPr>
        <w:pStyle w:val="Heading2"/>
        <w:spacing w:before="240" w:after="80"/>
        <w:ind w:hanging="0" w:left="0"/>
        <w:rPr>
          <w:rFonts w:ascii="Arial" w:hAnsi="Arial" w:eastAsia="Arial" w:cs="Arial"/>
          <w:b/>
          <w:bCs/>
          <w:color w:val="3B5E8C"/>
          <w:sz w:val="24"/>
          <w:szCs w:val="24"/>
        </w:rPr>
      </w:pPr>
      <w:r>
        <w:rPr>
          <w:rFonts w:eastAsia="Arial" w:cs="Arial" w:ascii="Arial" w:hAnsi="Arial"/>
          <w:b/>
          <w:bCs/>
          <w:color w:val="3B5E8C"/>
          <w:sz w:val="24"/>
          <w:szCs w:val="24"/>
        </w:rPr>
        <w:t>C2 — Prohibited Use</w:t>
      </w:r>
    </w:p>
    <w:p>
      <w:pPr>
        <w:pStyle w:val="Normal"/>
        <w:spacing w:before="60" w:after="100"/>
        <w:rPr>
          <w:rFonts w:eastAsia="Arial" w:cs="Arial"/>
          <w:color w:val="1E293B"/>
          <w:sz w:val="20"/>
          <w:szCs w:val="20"/>
        </w:rPr>
      </w:pPr>
      <w:r>
        <w:rPr>
          <w:rFonts w:eastAsia="Arial" w:cs="Arial"/>
          <w:color w:val="1E293B"/>
          <w:sz w:val="20"/>
          <w:szCs w:val="20"/>
        </w:rPr>
        <w:t>Users shall not use the Platform to:</w:t>
      </w:r>
    </w:p>
    <w:p>
      <w:pPr>
        <w:pStyle w:val="ListParagraph"/>
        <w:numPr>
          <w:ilvl w:val="0"/>
          <w:numId w:val="126"/>
        </w:numPr>
        <w:spacing w:before="40" w:after="40"/>
        <w:rPr>
          <w:rFonts w:eastAsia="Arial" w:cs="Arial"/>
          <w:color w:val="1E293B"/>
          <w:sz w:val="20"/>
          <w:szCs w:val="20"/>
        </w:rPr>
      </w:pPr>
      <w:r>
        <w:rPr>
          <w:rFonts w:eastAsia="Arial" w:cs="Arial"/>
          <w:color w:val="1E293B"/>
          <w:sz w:val="20"/>
          <w:szCs w:val="20"/>
        </w:rPr>
        <w:t>Post or transmit unlawful, defamatory, discriminatory, harassing, or offensive content;</w:t>
      </w:r>
    </w:p>
    <w:p>
      <w:pPr>
        <w:pStyle w:val="ListParagraph"/>
        <w:numPr>
          <w:ilvl w:val="0"/>
          <w:numId w:val="127"/>
        </w:numPr>
        <w:spacing w:before="40" w:after="40"/>
        <w:rPr>
          <w:rFonts w:eastAsia="Arial" w:cs="Arial"/>
          <w:color w:val="1E293B"/>
          <w:sz w:val="20"/>
          <w:szCs w:val="20"/>
        </w:rPr>
      </w:pPr>
      <w:r>
        <w:rPr>
          <w:rFonts w:eastAsia="Arial" w:cs="Arial"/>
          <w:color w:val="1E293B"/>
          <w:sz w:val="20"/>
          <w:szCs w:val="20"/>
        </w:rPr>
        <w:t>Spam or send unsolicited commercial communications to other users;</w:t>
      </w:r>
    </w:p>
    <w:p>
      <w:pPr>
        <w:pStyle w:val="ListParagraph"/>
        <w:numPr>
          <w:ilvl w:val="0"/>
          <w:numId w:val="128"/>
        </w:numPr>
        <w:spacing w:before="40" w:after="40"/>
        <w:rPr>
          <w:rFonts w:eastAsia="Arial" w:cs="Arial"/>
          <w:color w:val="1E293B"/>
          <w:sz w:val="20"/>
          <w:szCs w:val="20"/>
        </w:rPr>
      </w:pPr>
      <w:r>
        <w:rPr>
          <w:rFonts w:eastAsia="Arial" w:cs="Arial"/>
          <w:color w:val="1E293B"/>
          <w:sz w:val="20"/>
          <w:szCs w:val="20"/>
        </w:rPr>
        <w:t>Process or store sensitive personal information (e.g., health data, financial account numbers) beyond what is reasonably required for HOA administration;</w:t>
      </w:r>
    </w:p>
    <w:p>
      <w:pPr>
        <w:pStyle w:val="ListParagraph"/>
        <w:numPr>
          <w:ilvl w:val="0"/>
          <w:numId w:val="129"/>
        </w:numPr>
        <w:spacing w:before="40" w:after="40"/>
        <w:rPr>
          <w:rFonts w:eastAsia="Arial" w:cs="Arial"/>
          <w:color w:val="1E293B"/>
          <w:sz w:val="20"/>
          <w:szCs w:val="20"/>
        </w:rPr>
      </w:pPr>
      <w:r>
        <w:rPr>
          <w:rFonts w:eastAsia="Arial" w:cs="Arial"/>
          <w:color w:val="1E293B"/>
          <w:sz w:val="20"/>
          <w:szCs w:val="20"/>
        </w:rPr>
        <w:t>Impersonate another person or misrepresent affiliation with the HOA or any organization;</w:t>
      </w:r>
    </w:p>
    <w:p>
      <w:pPr>
        <w:pStyle w:val="ListParagraph"/>
        <w:numPr>
          <w:ilvl w:val="0"/>
          <w:numId w:val="130"/>
        </w:numPr>
        <w:spacing w:before="40" w:after="40"/>
        <w:rPr>
          <w:rFonts w:eastAsia="Arial" w:cs="Arial"/>
          <w:color w:val="1E293B"/>
          <w:sz w:val="20"/>
          <w:szCs w:val="20"/>
        </w:rPr>
      </w:pPr>
      <w:r>
        <w:rPr>
          <w:rFonts w:eastAsia="Arial" w:cs="Arial"/>
          <w:color w:val="1E293B"/>
          <w:sz w:val="20"/>
          <w:szCs w:val="20"/>
        </w:rPr>
        <w:t>Attempt to gain unauthorized access to any part of the Platform or another user's account;</w:t>
      </w:r>
    </w:p>
    <w:p>
      <w:pPr>
        <w:pStyle w:val="ListParagraph"/>
        <w:numPr>
          <w:ilvl w:val="0"/>
          <w:numId w:val="131"/>
        </w:numPr>
        <w:spacing w:before="40" w:after="40"/>
        <w:rPr>
          <w:rFonts w:eastAsia="Arial" w:cs="Arial"/>
          <w:color w:val="1E293B"/>
          <w:sz w:val="20"/>
          <w:szCs w:val="20"/>
        </w:rPr>
      </w:pPr>
      <w:r>
        <w:rPr>
          <w:rFonts w:eastAsia="Arial" w:cs="Arial"/>
          <w:color w:val="1E293B"/>
          <w:sz w:val="20"/>
          <w:szCs w:val="20"/>
        </w:rPr>
        <w:t>Engage in any activity that disrupts, degrades, or impairs the Platform's performance;</w:t>
      </w:r>
    </w:p>
    <w:p>
      <w:pPr>
        <w:pStyle w:val="ListParagraph"/>
        <w:numPr>
          <w:ilvl w:val="0"/>
          <w:numId w:val="132"/>
        </w:numPr>
        <w:spacing w:before="40" w:after="40"/>
        <w:rPr>
          <w:rFonts w:eastAsia="Arial" w:cs="Arial"/>
          <w:color w:val="1E293B"/>
          <w:sz w:val="20"/>
          <w:szCs w:val="20"/>
        </w:rPr>
      </w:pPr>
      <w:r>
        <w:rPr>
          <w:rFonts w:eastAsia="Arial" w:cs="Arial"/>
          <w:color w:val="1E293B"/>
          <w:sz w:val="20"/>
          <w:szCs w:val="20"/>
        </w:rPr>
        <w:t>Upload or publish content via the rich text editor or image upload features that infringes any third-party intellectual property right, including images, text, video, or audio for which the user does not hold the necessary rights or licence;</w:t>
      </w:r>
    </w:p>
    <w:p>
      <w:pPr>
        <w:pStyle w:val="ListParagraph"/>
        <w:numPr>
          <w:ilvl w:val="0"/>
          <w:numId w:val="133"/>
        </w:numPr>
        <w:spacing w:before="40" w:after="40"/>
        <w:rPr>
          <w:rFonts w:eastAsia="Arial" w:cs="Arial"/>
          <w:color w:val="1E293B"/>
          <w:sz w:val="20"/>
          <w:szCs w:val="20"/>
        </w:rPr>
      </w:pPr>
      <w:r>
        <w:rPr>
          <w:rFonts w:eastAsia="Arial" w:cs="Arial"/>
          <w:color w:val="1E293B"/>
          <w:sz w:val="20"/>
          <w:szCs w:val="20"/>
        </w:rPr>
        <w:t>Create, distribute, or store content through the Platform that is pornographic, violent, hateful, or otherwise unlawful under applicable South African law, including the Films and Publications Act and the Electronic Communications and Transactions Act;</w:t>
      </w:r>
    </w:p>
    <w:p>
      <w:pPr>
        <w:pStyle w:val="ListParagraph"/>
        <w:numPr>
          <w:ilvl w:val="0"/>
          <w:numId w:val="134"/>
        </w:numPr>
        <w:spacing w:before="40" w:after="40"/>
        <w:rPr>
          <w:rFonts w:eastAsia="Arial" w:cs="Arial"/>
          <w:color w:val="1E293B"/>
          <w:sz w:val="20"/>
          <w:szCs w:val="20"/>
        </w:rPr>
      </w:pPr>
      <w:r>
        <w:rPr>
          <w:rFonts w:eastAsia="Arial" w:cs="Arial"/>
          <w:color w:val="1E293B"/>
          <w:sz w:val="20"/>
          <w:szCs w:val="20"/>
        </w:rPr>
        <w:t>Use the Internal Directory or realtime messaging features to harass, intimidate, threaten, or stalk another user;</w:t>
      </w:r>
    </w:p>
    <w:p>
      <w:pPr>
        <w:pStyle w:val="ListParagraph"/>
        <w:numPr>
          <w:ilvl w:val="0"/>
          <w:numId w:val="135"/>
        </w:numPr>
        <w:spacing w:before="40" w:after="40"/>
        <w:rPr>
          <w:rFonts w:eastAsia="Arial" w:cs="Arial"/>
          <w:color w:val="1E293B"/>
          <w:sz w:val="20"/>
          <w:szCs w:val="20"/>
        </w:rPr>
      </w:pPr>
      <w:r>
        <w:rPr>
          <w:rFonts w:eastAsia="Arial" w:cs="Arial"/>
          <w:color w:val="1E293B"/>
          <w:sz w:val="20"/>
          <w:szCs w:val="20"/>
        </w:rPr>
        <w:t>Send unsolicited bulk messages or automated messages through the Platform's messaging infrastructure;</w:t>
      </w:r>
    </w:p>
    <w:p>
      <w:pPr>
        <w:pStyle w:val="ListParagraph"/>
        <w:numPr>
          <w:ilvl w:val="0"/>
          <w:numId w:val="136"/>
        </w:numPr>
        <w:spacing w:before="40" w:after="40"/>
        <w:rPr>
          <w:rFonts w:eastAsia="Arial" w:cs="Arial"/>
          <w:color w:val="1E293B"/>
          <w:sz w:val="20"/>
          <w:szCs w:val="20"/>
        </w:rPr>
      </w:pPr>
      <w:r>
        <w:rPr>
          <w:rFonts w:eastAsia="Arial" w:cs="Arial"/>
          <w:color w:val="1E293B"/>
          <w:sz w:val="20"/>
          <w:szCs w:val="20"/>
        </w:rPr>
        <w:t>Manipulate, misrepresent, or fraudulently complete any Third-Party Paid Survey; or</w:t>
      </w:r>
    </w:p>
    <w:p>
      <w:pPr>
        <w:pStyle w:val="ListParagraph"/>
        <w:numPr>
          <w:ilvl w:val="0"/>
          <w:numId w:val="137"/>
        </w:numPr>
        <w:spacing w:before="40" w:after="40"/>
        <w:rPr>
          <w:rFonts w:eastAsia="Arial" w:cs="Arial"/>
          <w:color w:val="1E293B"/>
          <w:sz w:val="20"/>
          <w:szCs w:val="20"/>
        </w:rPr>
      </w:pPr>
      <w:r>
        <w:rPr>
          <w:rFonts w:eastAsia="Arial" w:cs="Arial"/>
          <w:color w:val="1E293B"/>
          <w:sz w:val="20"/>
          <w:szCs w:val="20"/>
        </w:rPr>
        <w:t>Use the Community Services Marketplace to offer, solicit, or perform services that are unlicensed, illegal, or in violation of applicable consumer protection or health and safety legislation.</w:t>
      </w:r>
    </w:p>
    <w:p>
      <w:pPr>
        <w:pStyle w:val="Normal"/>
        <w:spacing w:before="0" w:after="60"/>
        <w:rPr/>
      </w:pPr>
      <w:r>
        <w:rPr/>
      </w:r>
    </w:p>
    <w:p>
      <w:pPr>
        <w:pStyle w:val="Heading2"/>
        <w:spacing w:before="240" w:after="80"/>
        <w:ind w:hanging="0" w:left="0"/>
        <w:rPr>
          <w:rFonts w:ascii="Arial" w:hAnsi="Arial" w:eastAsia="Arial" w:cs="Arial"/>
          <w:b/>
          <w:bCs/>
          <w:color w:val="3B5E8C"/>
          <w:sz w:val="24"/>
          <w:szCs w:val="24"/>
        </w:rPr>
      </w:pPr>
      <w:r>
        <w:rPr>
          <w:rFonts w:eastAsia="Arial" w:cs="Arial" w:ascii="Arial" w:hAnsi="Arial"/>
          <w:b/>
          <w:bCs/>
          <w:color w:val="3B5E8C"/>
          <w:sz w:val="24"/>
          <w:szCs w:val="24"/>
        </w:rPr>
        <w:t>C3 — Enforcement</w:t>
      </w:r>
    </w:p>
    <w:p>
      <w:pPr>
        <w:pStyle w:val="Normal"/>
        <w:spacing w:before="60" w:after="100"/>
        <w:rPr>
          <w:rFonts w:eastAsia="Arial" w:cs="Arial"/>
          <w:color w:val="1E293B"/>
          <w:sz w:val="20"/>
          <w:szCs w:val="20"/>
        </w:rPr>
      </w:pPr>
      <w:r>
        <w:rPr>
          <w:rFonts w:eastAsia="Arial" w:cs="Arial"/>
          <w:color w:val="1E293B"/>
          <w:sz w:val="20"/>
          <w:szCs w:val="20"/>
        </w:rPr>
        <w:t>The Client's HOA Administrator is responsible for enforcing this Acceptable Use Policy among all users. The Provider reserves the right to suspend access to any user account found to be in material breach of this Policy, following notification to the Client's Administrator.</w:t>
      </w:r>
    </w:p>
    <w:p>
      <w:pPr>
        <w:pStyle w:val="Normal"/>
        <w:spacing w:lineRule="auto" w:line="276" w:before="0" w:after="80"/>
        <w:rPr/>
      </w:pPr>
      <w:r>
        <w:rPr/>
      </w:r>
      <w:r>
        <w:br w:type="page"/>
      </w:r>
    </w:p>
    <w:p>
      <w:pPr>
        <w:pStyle w:val="Normal"/>
        <w:spacing w:before="0" w:after="0"/>
        <w:rPr/>
      </w:pPr>
      <w:r>
        <w:rPr/>
      </w:r>
    </w:p>
    <w:p>
      <w:pPr>
        <w:pStyle w:val="Normal"/>
        <w:spacing w:before="0" w:after="60"/>
        <w:jc w:val="center"/>
        <w:rPr>
          <w:rFonts w:eastAsia="Arial" w:cs="Arial"/>
          <w:b/>
          <w:bCs/>
          <w:caps/>
          <w:color w:val="2563EB"/>
          <w:sz w:val="36"/>
          <w:szCs w:val="36"/>
        </w:rPr>
      </w:pPr>
      <w:r>
        <w:rPr>
          <w:rFonts w:eastAsia="Arial" w:cs="Arial"/>
          <w:b/>
          <w:bCs/>
          <w:caps/>
          <w:color w:val="2563EB"/>
          <w:sz w:val="36"/>
          <w:szCs w:val="36"/>
        </w:rPr>
        <w:t>SCHEDULE D</w:t>
      </w:r>
    </w:p>
    <w:p>
      <w:pPr>
        <w:pStyle w:val="Normal"/>
        <w:spacing w:before="0" w:after="40"/>
        <w:jc w:val="center"/>
        <w:rPr>
          <w:rFonts w:eastAsia="Arial" w:cs="Arial"/>
          <w:b/>
          <w:bCs/>
          <w:color w:val="1A2E44"/>
          <w:sz w:val="26"/>
          <w:szCs w:val="26"/>
        </w:rPr>
      </w:pPr>
      <w:r>
        <w:rPr>
          <w:rFonts w:eastAsia="Arial" w:cs="Arial"/>
          <w:b/>
          <w:bCs/>
          <w:color w:val="1A2E44"/>
          <w:sz w:val="26"/>
          <w:szCs w:val="26"/>
        </w:rPr>
        <w:t>ADDENDUM: Community Services Directory</w:t>
      </w:r>
    </w:p>
    <w:p>
      <w:pPr>
        <w:pStyle w:val="Normal"/>
        <w:pBdr>
          <w:bottom w:val="single" w:sz="6" w:space="1" w:color="2563EB"/>
        </w:pBdr>
        <w:spacing w:before="0" w:after="120"/>
        <w:rPr/>
      </w:pPr>
      <w:r>
        <w:rPr/>
      </w:r>
    </w:p>
    <w:p>
      <w:pPr>
        <w:pStyle w:val="Normal"/>
        <w:spacing w:lineRule="auto" w:line="276" w:before="0" w:after="80"/>
        <w:rPr/>
      </w:pPr>
      <w:r>
        <w:rPr/>
      </w:r>
    </w:p>
    <w:tbl>
      <w:tblPr>
        <w:tblW w:w="9794" w:type="dxa"/>
        <w:jc w:val="left"/>
        <w:tblInd w:w="-245" w:type="dxa"/>
        <w:tblLayout w:type="fixed"/>
        <w:tblCellMar>
          <w:top w:w="120" w:type="dxa"/>
          <w:left w:w="240" w:type="dxa"/>
          <w:bottom w:w="120" w:type="dxa"/>
          <w:right w:w="240" w:type="dxa"/>
        </w:tblCellMar>
      </w:tblPr>
      <w:tblGrid>
        <w:gridCol w:w="9794"/>
      </w:tblGrid>
      <w:tr>
        <w:trPr/>
        <w:tc>
          <w:tcPr>
            <w:tcW w:w="9794" w:type="dxa"/>
            <w:tcBorders>
              <w:top w:val="single" w:sz="4" w:space="0" w:color="BFDBFE"/>
              <w:left w:val="single" w:sz="4" w:space="0" w:color="BFDBFE"/>
              <w:bottom w:val="single" w:sz="4" w:space="0" w:color="BFDBFE"/>
              <w:right w:val="single" w:sz="4" w:space="0" w:color="BFDBFE"/>
            </w:tcBorders>
            <w:shd w:fill="EFF6FF" w:val="clear"/>
          </w:tcPr>
          <w:p>
            <w:pPr>
              <w:pStyle w:val="Normal"/>
              <w:spacing w:lineRule="auto" w:line="276"/>
              <w:rPr/>
            </w:pPr>
            <w:r>
              <w:rPr>
                <w:rFonts w:eastAsia="Arial" w:cs="Arial"/>
                <w:b/>
                <w:bCs/>
                <w:color w:val="1A2E44"/>
                <w:sz w:val="20"/>
                <w:szCs w:val="20"/>
              </w:rPr>
              <w:t>Note to Parties</w:t>
            </w:r>
          </w:p>
          <w:p>
            <w:pPr>
              <w:pStyle w:val="Normal"/>
              <w:spacing w:lineRule="auto" w:line="276" w:before="0" w:after="40"/>
              <w:rPr/>
            </w:pPr>
            <w:r>
              <w:rPr/>
            </w:r>
          </w:p>
          <w:p>
            <w:pPr>
              <w:pStyle w:val="Normal"/>
              <w:spacing w:lineRule="auto" w:line="276"/>
              <w:rPr/>
            </w:pPr>
            <w:r>
              <w:rPr/>
              <w:t>Schedule D (the "Community Services Directory Addendum") establishes the terms governing the Community Services Marketplace feature of the Platform ("Marketplace"). The Marketplace enables community members to search for and connect with service providers offering approved community services, accessible via a dedicated tab in the Internal Directory.</w:t>
            </w:r>
          </w:p>
          <w:p>
            <w:pPr>
              <w:pStyle w:val="PreformattedText"/>
              <w:spacing w:lineRule="auto" w:line="276" w:before="60" w:after="100"/>
              <w:rPr>
                <w:rFonts w:eastAsia="Arial" w:cs="Arial"/>
                <w:color w:val="1E293B"/>
                <w:sz w:val="20"/>
                <w:szCs w:val="20"/>
              </w:rPr>
            </w:pPr>
            <w:r>
              <w:rPr>
                <w:rFonts w:eastAsia="Arial" w:cs="Arial"/>
                <w:color w:val="1E293B"/>
                <w:sz w:val="20"/>
                <w:szCs w:val="20"/>
              </w:rPr>
            </w:r>
          </w:p>
        </w:tc>
      </w:tr>
    </w:tbl>
    <w:p>
      <w:pPr>
        <w:pStyle w:val="Normal"/>
        <w:spacing w:lineRule="auto" w:line="276" w:before="0" w:after="80"/>
        <w:rPr/>
      </w:pPr>
      <w:r>
        <w:rPr/>
      </w:r>
    </w:p>
    <w:p>
      <w:pPr>
        <w:pStyle w:val="Heading2"/>
        <w:spacing w:lineRule="auto" w:line="276" w:before="240" w:after="80"/>
        <w:ind w:hanging="0" w:left="0"/>
        <w:rPr/>
      </w:pPr>
      <w:r>
        <w:rPr>
          <w:rFonts w:eastAsia="Arial" w:cs="Arial" w:ascii="Arial" w:hAnsi="Arial"/>
          <w:b/>
          <w:bCs/>
          <w:color w:val="3B5E8C"/>
          <w:sz w:val="24"/>
          <w:szCs w:val="24"/>
        </w:rPr>
        <w:t>D1 — Purpose and Scope</w:t>
      </w:r>
    </w:p>
    <w:p>
      <w:pPr>
        <w:pStyle w:val="Normal"/>
        <w:spacing w:lineRule="auto" w:line="276"/>
        <w:rPr/>
      </w:pPr>
      <w:r>
        <w:rPr/>
        <w:t>This Schedule D (the "Community Services Directory Addendum") establishes the terms governing the Community Services Marketplace feature of the Platform ("Marketplace"). The Marketplace enables community members to search for and connect with service providers offering approved community services, accessible via a dedicated tab in the Internal Directory.</w:t>
      </w:r>
    </w:p>
    <w:p>
      <w:pPr>
        <w:pStyle w:val="PreformattedText"/>
        <w:spacing w:lineRule="auto" w:line="276" w:before="60" w:after="100"/>
        <w:rPr>
          <w:rFonts w:ascii="Arial" w:hAnsi="Arial" w:eastAsia="Arial" w:cs="Arial"/>
          <w:b/>
          <w:bCs/>
          <w:color w:val="3B5E8C"/>
          <w:sz w:val="24"/>
          <w:szCs w:val="24"/>
        </w:rPr>
      </w:pPr>
      <w:r>
        <w:rPr>
          <w:rFonts w:eastAsia="Arial" w:cs="Arial" w:ascii="Arial" w:hAnsi="Arial"/>
          <w:b/>
          <w:bCs/>
          <w:color w:val="3B5E8C"/>
          <w:sz w:val="24"/>
          <w:szCs w:val="24"/>
        </w:rPr>
      </w:r>
    </w:p>
    <w:p>
      <w:pPr>
        <w:pStyle w:val="Heading2"/>
        <w:spacing w:lineRule="auto" w:line="276"/>
        <w:ind w:hanging="0" w:left="0"/>
        <w:rPr/>
      </w:pPr>
      <w:r>
        <w:rPr/>
        <w:t>D2 — Marketplace Functionality</w:t>
      </w:r>
    </w:p>
    <w:p>
      <w:pPr>
        <w:pStyle w:val="Normal"/>
        <w:spacing w:lineRule="auto" w:line="276"/>
        <w:rPr/>
      </w:pPr>
      <w:r>
        <w:rPr/>
      </w:r>
    </w:p>
    <w:p>
      <w:pPr>
        <w:pStyle w:val="Normal"/>
        <w:spacing w:lineRule="auto" w:line="276"/>
        <w:rPr/>
      </w:pPr>
      <w:r>
        <w:rPr/>
        <w:t>The Marketplace includes the following features:</w:t>
      </w:r>
    </w:p>
    <w:p>
      <w:pPr>
        <w:pStyle w:val="Normal"/>
        <w:spacing w:lineRule="auto" w:line="276"/>
        <w:rPr/>
      </w:pPr>
      <w:r>
        <w:rPr/>
      </w:r>
    </w:p>
    <w:p>
      <w:pPr>
        <w:pStyle w:val="Normal"/>
        <w:widowControl/>
        <w:suppressAutoHyphens w:val="true"/>
        <w:bidi w:val="0"/>
        <w:spacing w:lineRule="auto" w:line="276" w:before="0" w:after="0"/>
        <w:ind w:hanging="180" w:left="180" w:right="0"/>
        <w:jc w:val="left"/>
        <w:rPr/>
      </w:pPr>
      <w:r>
        <w:rPr/>
        <w:t xml:space="preserve">    •</w:t>
      </w:r>
      <w:r>
        <w:rPr>
          <w:b/>
          <w:bCs/>
          <w:color w:val="3B5E8C"/>
        </w:rPr>
        <w:t xml:space="preserve"> </w:t>
      </w:r>
      <w:r>
        <w:rPr>
          <w:b/>
          <w:bCs/>
          <w:color w:val="3B5E8C"/>
        </w:rPr>
        <w:t>Service Discovery:</w:t>
      </w:r>
      <w:r>
        <w:rPr/>
        <w:t xml:space="preserve"> Community members may browse and search approved service providers by category, location, rating, and availability;</w:t>
      </w:r>
    </w:p>
    <w:p>
      <w:pPr>
        <w:pStyle w:val="Normal"/>
        <w:widowControl/>
        <w:suppressAutoHyphens w:val="true"/>
        <w:bidi w:val="0"/>
        <w:spacing w:lineRule="auto" w:line="276" w:before="0" w:after="0"/>
        <w:ind w:hanging="180" w:left="180" w:right="0"/>
        <w:jc w:val="left"/>
        <w:rPr/>
      </w:pPr>
      <w:r>
        <w:rPr/>
        <w:t xml:space="preserve">    • </w:t>
      </w:r>
      <w:r>
        <w:rPr>
          <w:b/>
          <w:bCs/>
          <w:color w:val="3B5E8C"/>
        </w:rPr>
        <w:t xml:space="preserve">Service Listings: </w:t>
      </w:r>
      <w:r>
        <w:rPr/>
        <w:t>Qualified providers may create and maintain service listings with descriptions, pricing, availability, and credentials;</w:t>
      </w:r>
    </w:p>
    <w:p>
      <w:pPr>
        <w:pStyle w:val="Normal"/>
        <w:widowControl/>
        <w:suppressAutoHyphens w:val="true"/>
        <w:bidi w:val="0"/>
        <w:spacing w:lineRule="auto" w:line="276" w:before="0" w:after="0"/>
        <w:ind w:hanging="180" w:left="180" w:right="0"/>
        <w:jc w:val="left"/>
        <w:rPr/>
      </w:pPr>
      <w:r>
        <w:rPr/>
        <w:t xml:space="preserve">    • </w:t>
      </w:r>
      <w:r>
        <w:rPr>
          <w:b/>
          <w:bCs/>
          <w:color w:val="3B5E8C"/>
        </w:rPr>
        <w:t xml:space="preserve">Community Services: </w:t>
      </w:r>
      <w:r>
        <w:rPr/>
        <w:t>The HOA may offer officially approved community services through the Marketplace;</w:t>
      </w:r>
    </w:p>
    <w:p>
      <w:pPr>
        <w:pStyle w:val="Normal"/>
        <w:widowControl/>
        <w:suppressAutoHyphens w:val="true"/>
        <w:bidi w:val="0"/>
        <w:spacing w:lineRule="auto" w:line="276" w:before="0" w:after="0"/>
        <w:ind w:hanging="180" w:left="180" w:right="0"/>
        <w:jc w:val="left"/>
        <w:rPr/>
      </w:pPr>
      <w:r>
        <w:rPr/>
        <w:t xml:space="preserve">    • </w:t>
      </w:r>
      <w:r>
        <w:rPr>
          <w:b/>
          <w:bCs/>
          <w:color w:val="3B5E8C"/>
        </w:rPr>
        <w:t xml:space="preserve">Third-Party Integration: </w:t>
      </w:r>
      <w:r>
        <w:rPr/>
        <w:t>Trusted external providers may be approved for inclusion meeting HOA standards;</w:t>
      </w:r>
    </w:p>
    <w:p>
      <w:pPr>
        <w:pStyle w:val="Normal"/>
        <w:widowControl/>
        <w:suppressAutoHyphens w:val="true"/>
        <w:bidi w:val="0"/>
        <w:spacing w:lineRule="auto" w:line="276" w:before="0" w:after="0"/>
        <w:ind w:hanging="180" w:left="180" w:right="0"/>
        <w:jc w:val="left"/>
        <w:rPr/>
      </w:pPr>
      <w:r>
        <w:rPr/>
        <w:t xml:space="preserve">    •</w:t>
      </w:r>
      <w:r>
        <w:rPr>
          <w:b/>
          <w:bCs/>
          <w:color w:val="3B5E8C"/>
        </w:rPr>
        <w:t xml:space="preserve"> </w:t>
      </w:r>
      <w:r>
        <w:rPr>
          <w:b/>
          <w:bCs/>
          <w:color w:val="3B5E8C"/>
        </w:rPr>
        <w:t>Admin Moderation:</w:t>
      </w:r>
      <w:r>
        <w:rPr/>
        <w:t xml:space="preserve"> HOA Administrators may monitor listings and remove non-conforming content;</w:t>
      </w:r>
    </w:p>
    <w:p>
      <w:pPr>
        <w:pStyle w:val="Normal"/>
        <w:widowControl/>
        <w:suppressAutoHyphens w:val="true"/>
        <w:bidi w:val="0"/>
        <w:spacing w:lineRule="auto" w:line="276" w:before="0" w:after="0"/>
        <w:ind w:hanging="180" w:left="180" w:right="0"/>
        <w:jc w:val="left"/>
        <w:rPr/>
      </w:pPr>
      <w:r>
        <w:rPr/>
        <w:t xml:space="preserve">    •</w:t>
      </w:r>
      <w:r>
        <w:rPr>
          <w:b/>
          <w:bCs/>
          <w:color w:val="3B5E8C"/>
        </w:rPr>
        <w:t xml:space="preserve"> </w:t>
      </w:r>
      <w:r>
        <w:rPr>
          <w:b/>
          <w:bCs/>
          <w:color w:val="3B5E8C"/>
        </w:rPr>
        <w:t>User Reviews:</w:t>
      </w:r>
      <w:r>
        <w:rPr/>
        <w:t xml:space="preserve"> Community members may rate and review service providers; and</w:t>
      </w:r>
    </w:p>
    <w:p>
      <w:pPr>
        <w:pStyle w:val="Normal"/>
        <w:widowControl/>
        <w:suppressAutoHyphens w:val="true"/>
        <w:bidi w:val="0"/>
        <w:spacing w:lineRule="auto" w:line="276" w:before="0" w:after="0"/>
        <w:ind w:hanging="180" w:left="180" w:right="0"/>
        <w:jc w:val="left"/>
        <w:rPr/>
      </w:pPr>
      <w:r>
        <w:rPr/>
        <w:t xml:space="preserve">    •</w:t>
      </w:r>
      <w:r>
        <w:rPr>
          <w:b/>
          <w:bCs/>
          <w:color w:val="3B5E8C"/>
        </w:rPr>
        <w:t xml:space="preserve"> </w:t>
      </w:r>
      <w:r>
        <w:rPr>
          <w:b/>
          <w:bCs/>
          <w:color w:val="3B5E8C"/>
        </w:rPr>
        <w:t>API Integration:</w:t>
      </w:r>
      <w:r>
        <w:rPr/>
        <w:t xml:space="preserve"> Programmatic access for listing management and marketplace operations.</w:t>
      </w:r>
    </w:p>
    <w:p>
      <w:pPr>
        <w:pStyle w:val="Normal"/>
        <w:spacing w:lineRule="auto" w:line="276"/>
        <w:rPr/>
      </w:pPr>
      <w:r>
        <w:rPr/>
      </w:r>
    </w:p>
    <w:p>
      <w:pPr>
        <w:pStyle w:val="Heading2"/>
        <w:spacing w:lineRule="auto" w:line="276"/>
        <w:ind w:hanging="0" w:left="0"/>
        <w:rPr/>
      </w:pPr>
      <w:del w:id="2" w:author="Claude" w:date="2026-05-17T00:00:00Z">
        <w:commentRangeStart w:id="2"/>
        <w:r>
          <w:rPr/>
          <w:delText>D3 — Variation of Section 2.4 Restrictions</w:delText>
        </w:r>
      </w:del>
      <w:ins w:id="3" w:author="Claude" w:date="2026-05-17T00:00:00Z">
        <w:r>
          <w:rPr/>
          <w:t>D3 — Variation of Section 2.5 Restrictions</w:t>
        </w:r>
      </w:ins>
      <w:commentRangeEnd w:id="2"/>
      <w:r>
        <w:commentReference w:id="2"/>
      </w:r>
      <w:r>
        <w:rPr/>
      </w:r>
    </w:p>
    <w:p>
      <w:pPr>
        <w:pStyle w:val="Normal"/>
        <w:spacing w:lineRule="auto" w:line="276"/>
        <w:rPr/>
      </w:pPr>
      <w:r>
        <w:rPr/>
      </w:r>
    </w:p>
    <w:p>
      <w:pPr>
        <w:pStyle w:val="Normal"/>
        <w:spacing w:lineRule="auto" w:line="276"/>
        <w:rPr/>
      </w:pPr>
      <w:r>
        <w:rPr/>
        <w:t xml:space="preserve">Pursuant to Section 2.5, the restrictions in </w:t>
      </w:r>
      <w:del w:id="4" w:author="Claude" w:date="2026-05-17T00:00:00Z">
        <w:r>
          <w:rPr/>
          <w:delText>Section 2.4</w:delText>
        </w:r>
      </w:del>
      <w:ins w:id="5" w:author="Claude" w:date="2026-05-17T00:00:00Z">
        <w:r>
          <w:rPr/>
          <w:t>Section 2.5</w:t>
        </w:r>
      </w:ins>
      <w:r>
        <w:rPr/>
        <w:t xml:space="preserve"> are hereby varied and extended as follows:</w:t>
      </w:r>
    </w:p>
    <w:p>
      <w:pPr>
        <w:pStyle w:val="Normal"/>
        <w:widowControl/>
        <w:suppressAutoHyphens w:val="true"/>
        <w:overflowPunct w:val="false"/>
        <w:bidi w:val="0"/>
        <w:spacing w:lineRule="auto" w:line="276" w:before="0" w:after="0"/>
        <w:ind w:hanging="269" w:left="269" w:right="0"/>
        <w:jc w:val="left"/>
        <w:rPr/>
      </w:pPr>
      <w:r>
        <w:rPr/>
        <w:t xml:space="preserve">    • </w:t>
      </w:r>
      <w:r>
        <w:rPr>
          <w:b/>
          <w:bCs/>
          <w:color w:val="3B5E8C"/>
        </w:rPr>
        <w:t xml:space="preserve">Commercial Exploitation: </w:t>
      </w:r>
      <w:r>
        <w:rPr/>
        <w:t>The Provider may commercially exploit aggregated, anonymized marketplace usage data for platform improvement;</w:t>
      </w:r>
    </w:p>
    <w:p>
      <w:pPr>
        <w:pStyle w:val="Normal"/>
        <w:widowControl/>
        <w:suppressAutoHyphens w:val="true"/>
        <w:overflowPunct w:val="false"/>
        <w:bidi w:val="0"/>
        <w:spacing w:lineRule="auto" w:line="276" w:before="0" w:after="0"/>
        <w:ind w:hanging="269" w:left="269" w:right="0"/>
        <w:jc w:val="left"/>
        <w:rPr/>
      </w:pPr>
      <w:r>
        <w:rPr/>
        <w:t xml:space="preserve">   • </w:t>
      </w:r>
      <w:r>
        <w:rPr>
          <w:b/>
          <w:bCs/>
          <w:color w:val="3B5E8C"/>
        </w:rPr>
        <w:t>Third-Party Services:</w:t>
      </w:r>
      <w:r>
        <w:rPr/>
        <w:t xml:space="preserve"> Approved service providers are permitted to offer services through the Platform;</w:t>
      </w:r>
    </w:p>
    <w:p>
      <w:pPr>
        <w:pStyle w:val="Normal"/>
        <w:widowControl/>
        <w:suppressAutoHyphens w:val="true"/>
        <w:overflowPunct w:val="false"/>
        <w:bidi w:val="0"/>
        <w:spacing w:lineRule="auto" w:line="276" w:before="0" w:after="0"/>
        <w:ind w:hanging="269" w:left="269" w:right="0"/>
        <w:jc w:val="left"/>
        <w:rPr/>
      </w:pPr>
      <w:r>
        <w:rPr/>
        <w:t xml:space="preserve">    • </w:t>
      </w:r>
      <w:r>
        <w:rPr>
          <w:b/>
          <w:bCs/>
          <w:color w:val="3B5E8C"/>
        </w:rPr>
        <w:t>Revenue Sharing:</w:t>
      </w:r>
      <w:r>
        <w:rPr/>
        <w:t xml:space="preserve"> The Provider may receive platform fees from marketplace transactions, subject to the Fee Schedule in Section D6; and</w:t>
      </w:r>
    </w:p>
    <w:p>
      <w:pPr>
        <w:pStyle w:val="Normal"/>
        <w:widowControl/>
        <w:suppressAutoHyphens w:val="true"/>
        <w:overflowPunct w:val="false"/>
        <w:bidi w:val="0"/>
        <w:spacing w:lineRule="auto" w:line="276" w:before="0" w:after="0"/>
        <w:ind w:hanging="269" w:left="269" w:right="0"/>
        <w:jc w:val="left"/>
        <w:rPr/>
      </w:pPr>
      <w:r>
        <w:rPr/>
        <w:t xml:space="preserve">    • </w:t>
      </w:r>
      <w:r>
        <w:rPr>
          <w:b/>
          <w:bCs/>
          <w:color w:val="3B5E8C"/>
        </w:rPr>
        <w:t>Service Provision:</w:t>
      </w:r>
      <w:r>
        <w:rPr/>
        <w:t xml:space="preserve"> Community members and approved third parties may provide services within the Soralia Village community through Platform-facilitated arrangements.</w:t>
      </w:r>
    </w:p>
    <w:p>
      <w:pPr>
        <w:pStyle w:val="Normal"/>
        <w:spacing w:lineRule="auto" w:line="276"/>
        <w:rPr/>
      </w:pPr>
      <w:r>
        <w:rPr/>
      </w:r>
    </w:p>
    <w:p>
      <w:pPr>
        <w:pStyle w:val="Heading2"/>
        <w:spacing w:lineRule="auto" w:line="276"/>
        <w:ind w:hanging="0" w:left="0"/>
        <w:rPr/>
      </w:pPr>
      <w:r>
        <w:rPr/>
        <w:t>D4 — Service Categories and Provider Eligibility</w:t>
      </w:r>
    </w:p>
    <w:p>
      <w:pPr>
        <w:pStyle w:val="Heading2"/>
        <w:spacing w:lineRule="auto" w:line="276"/>
        <w:ind w:hanging="0" w:left="0"/>
        <w:rPr/>
      </w:pPr>
      <w:r>
        <w:rPr/>
        <w:t>D4.1 — Approved Service Categories</w:t>
      </w:r>
    </w:p>
    <w:p>
      <w:pPr>
        <w:pStyle w:val="Normal"/>
        <w:spacing w:lineRule="auto" w:line="276"/>
        <w:rPr/>
      </w:pPr>
      <w:r>
        <w:rPr/>
        <w:t>Approved service categories include:</w:t>
      </w:r>
    </w:p>
    <w:p>
      <w:pPr>
        <w:pStyle w:val="Normal"/>
        <w:spacing w:lineRule="auto" w:line="276"/>
        <w:rPr/>
      </w:pPr>
      <w:r>
        <w:rPr/>
      </w:r>
    </w:p>
    <w:p>
      <w:pPr>
        <w:pStyle w:val="Normal"/>
        <w:spacing w:lineRule="auto" w:line="276"/>
        <w:rPr/>
      </w:pPr>
      <w:r>
        <w:rPr/>
        <w:t xml:space="preserve">    • </w:t>
      </w:r>
      <w:r>
        <w:rPr/>
        <w:t>Garden and landscaping services (lawn care, tree maintenance, irrigation);</w:t>
      </w:r>
    </w:p>
    <w:p>
      <w:pPr>
        <w:pStyle w:val="Normal"/>
        <w:spacing w:lineRule="auto" w:line="276"/>
        <w:rPr/>
      </w:pPr>
      <w:r>
        <w:rPr/>
        <w:t xml:space="preserve">    • </w:t>
      </w:r>
      <w:r>
        <w:rPr/>
        <w:t>General household maintenance and repairs;</w:t>
      </w:r>
    </w:p>
    <w:p>
      <w:pPr>
        <w:pStyle w:val="Normal"/>
        <w:spacing w:lineRule="auto" w:line="276"/>
        <w:rPr/>
      </w:pPr>
      <w:r>
        <w:rPr/>
        <w:t xml:space="preserve">    • </w:t>
      </w:r>
      <w:r>
        <w:rPr/>
        <w:t>Plumbing and drainage services;</w:t>
      </w:r>
    </w:p>
    <w:p>
      <w:pPr>
        <w:pStyle w:val="Normal"/>
        <w:spacing w:lineRule="auto" w:line="276"/>
        <w:rPr/>
      </w:pPr>
      <w:r>
        <w:rPr/>
        <w:t xml:space="preserve">    • </w:t>
      </w:r>
      <w:r>
        <w:rPr/>
        <w:t>Electrical services (non-specialized residential work);</w:t>
      </w:r>
    </w:p>
    <w:p>
      <w:pPr>
        <w:pStyle w:val="Normal"/>
        <w:spacing w:lineRule="auto" w:line="276"/>
        <w:rPr/>
      </w:pPr>
      <w:r>
        <w:rPr/>
        <w:t xml:space="preserve">    • </w:t>
      </w:r>
      <w:r>
        <w:rPr/>
        <w:t>Cleaning and domestic services;</w:t>
      </w:r>
    </w:p>
    <w:p>
      <w:pPr>
        <w:pStyle w:val="Normal"/>
        <w:spacing w:lineRule="auto" w:line="276"/>
        <w:rPr/>
      </w:pPr>
      <w:r>
        <w:rPr/>
        <w:t xml:space="preserve">    • </w:t>
      </w:r>
      <w:r>
        <w:rPr/>
        <w:t>Security and access control services;</w:t>
      </w:r>
    </w:p>
    <w:p>
      <w:pPr>
        <w:pStyle w:val="Normal"/>
        <w:spacing w:lineRule="auto" w:line="276"/>
        <w:rPr/>
      </w:pPr>
      <w:r>
        <w:rPr/>
        <w:t xml:space="preserve">    • </w:t>
      </w:r>
      <w:r>
        <w:rPr/>
        <w:t>Pest control services;</w:t>
      </w:r>
    </w:p>
    <w:p>
      <w:pPr>
        <w:pStyle w:val="Normal"/>
        <w:spacing w:lineRule="auto" w:line="276"/>
        <w:rPr/>
      </w:pPr>
      <w:r>
        <w:rPr/>
        <w:t xml:space="preserve">    • </w:t>
      </w:r>
      <w:r>
        <w:rPr/>
        <w:t>Appliance repair and maintenance; and</w:t>
      </w:r>
    </w:p>
    <w:p>
      <w:pPr>
        <w:pStyle w:val="Normal"/>
        <w:spacing w:lineRule="auto" w:line="276"/>
        <w:rPr/>
      </w:pPr>
      <w:r>
        <w:rPr/>
        <w:t xml:space="preserve">    • </w:t>
      </w:r>
      <w:r>
        <w:rPr/>
        <w:t>Other categories as approved in writing by the HOA Administrator.</w:t>
      </w:r>
    </w:p>
    <w:p>
      <w:pPr>
        <w:pStyle w:val="Normal"/>
        <w:spacing w:lineRule="auto" w:line="276"/>
        <w:rPr/>
      </w:pPr>
      <w:r>
        <w:rPr/>
      </w:r>
    </w:p>
    <w:p>
      <w:pPr>
        <w:pStyle w:val="Heading2"/>
        <w:spacing w:lineRule="auto" w:line="276"/>
        <w:ind w:hanging="0" w:left="0"/>
        <w:rPr/>
      </w:pPr>
      <w:r>
        <w:rPr/>
        <w:t>D4.2 — Provider Eligibility Criteria</w:t>
      </w:r>
    </w:p>
    <w:p>
      <w:pPr>
        <w:pStyle w:val="Normal"/>
        <w:spacing w:lineRule="auto" w:line="276"/>
        <w:rPr/>
      </w:pPr>
      <w:r>
        <w:rPr/>
        <w:t>Service providers must meet the following criteria:</w:t>
      </w:r>
    </w:p>
    <w:p>
      <w:pPr>
        <w:pStyle w:val="Normal"/>
        <w:spacing w:lineRule="auto" w:line="276"/>
        <w:rPr/>
      </w:pPr>
      <w:r>
        <w:rPr/>
      </w:r>
    </w:p>
    <w:p>
      <w:pPr>
        <w:pStyle w:val="Normal"/>
        <w:widowControl/>
        <w:suppressAutoHyphens w:val="true"/>
        <w:bidi w:val="0"/>
        <w:spacing w:lineRule="auto" w:line="276" w:before="0" w:after="0"/>
        <w:ind w:hanging="180" w:left="180" w:right="0"/>
        <w:jc w:val="left"/>
        <w:rPr/>
      </w:pPr>
      <w:r>
        <w:rPr/>
        <w:t xml:space="preserve">    • </w:t>
      </w:r>
      <w:r>
        <w:rPr>
          <w:b/>
          <w:bCs/>
          <w:color w:val="3B5E8C"/>
        </w:rPr>
        <w:t xml:space="preserve">Community Affiliation: </w:t>
      </w:r>
      <w:r>
        <w:rPr/>
        <w:t>Must be a current HOA Member, Resident, or authorized community representative;</w:t>
      </w:r>
    </w:p>
    <w:p>
      <w:pPr>
        <w:pStyle w:val="Normal"/>
        <w:widowControl/>
        <w:suppressAutoHyphens w:val="true"/>
        <w:bidi w:val="0"/>
        <w:spacing w:lineRule="auto" w:line="276" w:before="0" w:after="0"/>
        <w:ind w:hanging="180" w:left="180" w:right="0"/>
        <w:jc w:val="left"/>
        <w:rPr/>
      </w:pPr>
      <w:r>
        <w:rPr/>
        <w:t xml:space="preserve">    • </w:t>
      </w:r>
      <w:r>
        <w:rPr>
          <w:b/>
          <w:bCs/>
          <w:color w:val="3B5E8C"/>
        </w:rPr>
        <w:t xml:space="preserve">Trustworthy Third Parties: </w:t>
      </w:r>
      <w:r>
        <w:rPr/>
        <w:t>External providers may be approved if they meet HOA quality and reliability standards;</w:t>
      </w:r>
    </w:p>
    <w:p>
      <w:pPr>
        <w:pStyle w:val="Normal"/>
        <w:widowControl/>
        <w:suppressAutoHyphens w:val="true"/>
        <w:bidi w:val="0"/>
        <w:spacing w:lineRule="auto" w:line="276" w:before="0" w:after="0"/>
        <w:ind w:hanging="180" w:left="180" w:right="0"/>
        <w:jc w:val="left"/>
        <w:rPr/>
      </w:pPr>
      <w:r>
        <w:rPr/>
        <w:t xml:space="preserve">    • </w:t>
      </w:r>
      <w:r>
        <w:rPr>
          <w:b/>
          <w:bCs/>
          <w:color w:val="3B5E8C"/>
        </w:rPr>
        <w:t>Licensing:</w:t>
      </w:r>
      <w:r>
        <w:rPr/>
        <w:t xml:space="preserve"> Must hold all required licenses, certifications, and insurance for their service category;</w:t>
      </w:r>
    </w:p>
    <w:p>
      <w:pPr>
        <w:pStyle w:val="Normal"/>
        <w:widowControl/>
        <w:suppressAutoHyphens w:val="true"/>
        <w:bidi w:val="0"/>
        <w:spacing w:lineRule="auto" w:line="276" w:before="0" w:after="0"/>
        <w:ind w:hanging="180" w:left="180" w:right="0"/>
        <w:jc w:val="left"/>
        <w:rPr/>
      </w:pPr>
      <w:r>
        <w:rPr/>
        <w:t xml:space="preserve">    • </w:t>
      </w:r>
      <w:r>
        <w:rPr>
          <w:b/>
          <w:bCs/>
          <w:color w:val="3B5E8C"/>
        </w:rPr>
        <w:t>Insurance:</w:t>
      </w:r>
      <w:r>
        <w:rPr/>
        <w:t xml:space="preserve"> Third Parties “Tier 3” service providers must maintain public liability insurance (minimum R2,000,000 coverage) and professional indemnity insurance where applicable;</w:t>
      </w:r>
    </w:p>
    <w:p>
      <w:pPr>
        <w:pStyle w:val="Normal"/>
        <w:widowControl/>
        <w:suppressAutoHyphens w:val="true"/>
        <w:bidi w:val="0"/>
        <w:spacing w:lineRule="auto" w:line="276" w:before="0" w:after="0"/>
        <w:ind w:hanging="180" w:left="180" w:right="0"/>
        <w:jc w:val="left"/>
        <w:rPr/>
      </w:pPr>
      <w:r>
        <w:rPr/>
        <w:t xml:space="preserve">    • </w:t>
      </w:r>
      <w:r>
        <w:rPr>
          <w:b/>
          <w:bCs/>
          <w:color w:val="3B5E8C"/>
        </w:rPr>
        <w:t xml:space="preserve">References: </w:t>
      </w:r>
      <w:r>
        <w:rPr/>
        <w:t>Tier 3 must provide at least two verifiable references from satisfied customers; and</w:t>
      </w:r>
    </w:p>
    <w:p>
      <w:pPr>
        <w:pStyle w:val="Normal"/>
        <w:widowControl/>
        <w:suppressAutoHyphens w:val="true"/>
        <w:bidi w:val="0"/>
        <w:spacing w:lineRule="auto" w:line="276" w:before="0" w:after="0"/>
        <w:ind w:hanging="180" w:left="180" w:right="0"/>
        <w:jc w:val="left"/>
        <w:rPr/>
      </w:pPr>
      <w:r>
        <w:rPr/>
        <w:t xml:space="preserve">    • </w:t>
      </w:r>
      <w:r>
        <w:rPr>
          <w:b/>
          <w:bCs/>
          <w:color w:val="3B5E8C"/>
        </w:rPr>
        <w:t>Background Check:</w:t>
      </w:r>
      <w:r>
        <w:rPr/>
        <w:t xml:space="preserve"> Must consent to and pass a background verification check.</w:t>
      </w:r>
    </w:p>
    <w:p>
      <w:pPr>
        <w:pStyle w:val="Normal"/>
        <w:spacing w:lineRule="auto" w:line="276"/>
        <w:rPr/>
      </w:pPr>
      <w:r>
        <w:rPr/>
      </w:r>
    </w:p>
    <w:p>
      <w:pPr>
        <w:pStyle w:val="Heading2"/>
        <w:spacing w:lineRule="auto" w:line="276"/>
        <w:ind w:hanging="0" w:left="0"/>
        <w:rPr/>
      </w:pPr>
      <w:r>
        <w:rPr/>
        <w:t>D5 — Marketplace Listing Rules and Compliance</w:t>
      </w:r>
    </w:p>
    <w:p>
      <w:pPr>
        <w:pStyle w:val="Normal"/>
        <w:spacing w:lineRule="auto" w:line="276"/>
        <w:rPr/>
      </w:pPr>
      <w:r>
        <w:rPr/>
      </w:r>
    </w:p>
    <w:p>
      <w:pPr>
        <w:pStyle w:val="Heading2"/>
        <w:spacing w:lineRule="auto" w:line="276"/>
        <w:ind w:hanging="0" w:left="0"/>
        <w:rPr/>
      </w:pPr>
      <w:r>
        <w:rPr/>
        <w:t>D5.1 — Listing Requirements</w:t>
      </w:r>
    </w:p>
    <w:p>
      <w:pPr>
        <w:pStyle w:val="Normal"/>
        <w:spacing w:lineRule="auto" w:line="276"/>
        <w:rPr/>
      </w:pPr>
      <w:r>
        <w:rPr/>
        <w:t>All Marketplace listings must comply with:</w:t>
      </w:r>
    </w:p>
    <w:p>
      <w:pPr>
        <w:pStyle w:val="Normal"/>
        <w:spacing w:lineRule="auto" w:line="276"/>
        <w:rPr/>
      </w:pPr>
      <w:r>
        <w:rPr/>
      </w:r>
    </w:p>
    <w:p>
      <w:pPr>
        <w:pStyle w:val="Normal"/>
        <w:widowControl/>
        <w:suppressAutoHyphens w:val="true"/>
        <w:overflowPunct w:val="false"/>
        <w:bidi w:val="0"/>
        <w:spacing w:lineRule="auto" w:line="276" w:before="0" w:after="0"/>
        <w:ind w:hanging="360" w:left="360" w:right="0"/>
        <w:jc w:val="left"/>
        <w:rPr/>
      </w:pPr>
      <w:r>
        <w:rPr/>
        <w:t xml:space="preserve">    • </w:t>
      </w:r>
      <w:r>
        <w:rPr>
          <w:b/>
          <w:bCs/>
          <w:color w:val="3B5E8C"/>
        </w:rPr>
        <w:t>Accurate Information:</w:t>
      </w:r>
      <w:r>
        <w:rPr/>
        <w:t xml:space="preserve"> All service descriptions, pricing, availability, and provider credentials must be accurate and current;</w:t>
      </w:r>
    </w:p>
    <w:p>
      <w:pPr>
        <w:pStyle w:val="Normal"/>
        <w:spacing w:lineRule="auto" w:line="276"/>
        <w:rPr/>
      </w:pPr>
      <w:r>
        <w:rPr/>
        <w:t xml:space="preserve">    • </w:t>
      </w:r>
      <w:r>
        <w:rPr>
          <w:b/>
          <w:bCs/>
          <w:color w:val="3B5E8C"/>
        </w:rPr>
        <w:t xml:space="preserve">Fair Pricing: </w:t>
      </w:r>
      <w:r>
        <w:rPr/>
        <w:t>Pricing must be reasonable and competitive within the local market;</w:t>
      </w:r>
    </w:p>
    <w:p>
      <w:pPr>
        <w:pStyle w:val="Normal"/>
        <w:widowControl/>
        <w:suppressAutoHyphens w:val="true"/>
        <w:overflowPunct w:val="false"/>
        <w:bidi w:val="0"/>
        <w:spacing w:lineRule="auto" w:line="276" w:before="0" w:after="0"/>
        <w:ind w:hanging="360" w:left="360" w:right="0"/>
        <w:jc w:val="left"/>
        <w:rPr/>
      </w:pPr>
      <w:r>
        <w:rPr/>
        <w:t xml:space="preserve">    • </w:t>
      </w:r>
      <w:r>
        <w:rPr/>
        <w:t>Professional Conduct: Providers must maintain professional standards in communications and service delivery;</w:t>
      </w:r>
    </w:p>
    <w:p>
      <w:pPr>
        <w:pStyle w:val="Normal"/>
        <w:spacing w:lineRule="auto" w:line="276"/>
        <w:rPr/>
      </w:pPr>
      <w:r>
        <w:rPr/>
        <w:t xml:space="preserve">    • </w:t>
      </w:r>
      <w:r>
        <w:rPr>
          <w:b/>
          <w:bCs/>
          <w:color w:val="3B5E8C"/>
        </w:rPr>
        <w:t xml:space="preserve">No Discrimination: </w:t>
      </w:r>
      <w:r>
        <w:rPr/>
        <w:t>Services must be offered equally to all eligible community members;</w:t>
      </w:r>
    </w:p>
    <w:p>
      <w:pPr>
        <w:pStyle w:val="Normal"/>
        <w:spacing w:lineRule="auto" w:line="276"/>
        <w:rPr/>
      </w:pPr>
      <w:r>
        <w:rPr/>
        <w:t xml:space="preserve">    • </w:t>
      </w:r>
      <w:r>
        <w:rPr>
          <w:b/>
          <w:bCs/>
          <w:color w:val="3B5E8C"/>
        </w:rPr>
        <w:t>Licensing Disclosure:</w:t>
      </w:r>
      <w:r>
        <w:rPr/>
        <w:t xml:space="preserve"> All required licenses, certifications, and insurance must be disclosed;</w:t>
      </w:r>
    </w:p>
    <w:p>
      <w:pPr>
        <w:pStyle w:val="Normal"/>
        <w:spacing w:lineRule="auto" w:line="276"/>
        <w:rPr/>
      </w:pPr>
      <w:r>
        <w:rPr/>
        <w:t xml:space="preserve">    • </w:t>
      </w:r>
      <w:r>
        <w:rPr/>
        <w:t>Contact Information: Must include valid contact details and response time commitments;</w:t>
      </w:r>
    </w:p>
    <w:p>
      <w:pPr>
        <w:pStyle w:val="Normal"/>
        <w:spacing w:lineRule="auto" w:line="276"/>
        <w:rPr/>
      </w:pPr>
      <w:r>
        <w:rPr/>
        <w:t xml:space="preserve">    • </w:t>
      </w:r>
      <w:r>
        <w:rPr>
          <w:b/>
          <w:bCs/>
          <w:color w:val="3B5E8C"/>
        </w:rPr>
        <w:t xml:space="preserve">Service Area: </w:t>
      </w:r>
      <w:r>
        <w:rPr/>
        <w:t>Must clearly specify geographic service areas and any limitations;</w:t>
      </w:r>
    </w:p>
    <w:p>
      <w:pPr>
        <w:pStyle w:val="Normal"/>
        <w:widowControl/>
        <w:suppressAutoHyphens w:val="true"/>
        <w:overflowPunct w:val="false"/>
        <w:bidi w:val="0"/>
        <w:spacing w:lineRule="auto" w:line="276" w:before="0" w:after="0"/>
        <w:ind w:hanging="360" w:left="360" w:right="0"/>
        <w:jc w:val="left"/>
        <w:rPr/>
      </w:pPr>
      <w:r>
        <w:rPr/>
        <w:t xml:space="preserve">    • </w:t>
      </w:r>
      <w:r>
        <w:rPr>
          <w:b/>
          <w:bCs/>
          <w:color w:val="3B5E8C"/>
        </w:rPr>
        <w:t>Terms and Conditions</w:t>
      </w:r>
      <w:r>
        <w:rPr/>
        <w:t>: Must include clear terms for service delivery, payment, cancellation, and dispute resolution; and</w:t>
      </w:r>
    </w:p>
    <w:p>
      <w:pPr>
        <w:pStyle w:val="Normal"/>
        <w:spacing w:lineRule="auto" w:line="276"/>
        <w:rPr/>
      </w:pPr>
      <w:r>
        <w:rPr/>
        <w:t xml:space="preserve">    • </w:t>
      </w:r>
      <w:r>
        <w:rPr>
          <w:b/>
          <w:bCs/>
          <w:color w:val="3B5E8C"/>
        </w:rPr>
        <w:t xml:space="preserve">Professional Photos: </w:t>
      </w:r>
      <w:r>
        <w:rPr/>
        <w:t>Must include appropriate professional photos of work examples.</w:t>
      </w:r>
    </w:p>
    <w:p>
      <w:pPr>
        <w:pStyle w:val="Normal"/>
        <w:spacing w:lineRule="auto" w:line="276"/>
        <w:rPr/>
      </w:pPr>
      <w:r>
        <w:rPr/>
      </w:r>
    </w:p>
    <w:p>
      <w:pPr>
        <w:pStyle w:val="Heading2"/>
        <w:spacing w:lineRule="auto" w:line="276"/>
        <w:ind w:hanging="0" w:left="0"/>
        <w:rPr/>
      </w:pPr>
      <w:r>
        <w:rPr/>
        <w:t>D5.2 — User Responsibilities in Marketplace</w:t>
      </w:r>
    </w:p>
    <w:p>
      <w:pPr>
        <w:pStyle w:val="Normal"/>
        <w:spacing w:lineRule="auto" w:line="276"/>
        <w:rPr/>
      </w:pPr>
      <w:r>
        <w:rPr/>
        <w:t>Marketplace users must:</w:t>
      </w:r>
    </w:p>
    <w:p>
      <w:pPr>
        <w:pStyle w:val="Normal"/>
        <w:spacing w:lineRule="auto" w:line="276"/>
        <w:rPr/>
      </w:pPr>
      <w:r>
        <w:rPr/>
      </w:r>
    </w:p>
    <w:p>
      <w:pPr>
        <w:pStyle w:val="Normal"/>
        <w:spacing w:lineRule="auto" w:line="276"/>
        <w:rPr/>
      </w:pPr>
      <w:r>
        <w:rPr/>
        <w:t xml:space="preserve">    • </w:t>
      </w:r>
      <w:r>
        <w:rPr/>
        <w:t>Provide accurate information when requesting services;</w:t>
      </w:r>
    </w:p>
    <w:p>
      <w:pPr>
        <w:pStyle w:val="Normal"/>
        <w:spacing w:lineRule="auto" w:line="276"/>
        <w:rPr/>
      </w:pPr>
      <w:r>
        <w:rPr/>
        <w:t xml:space="preserve">    • </w:t>
      </w:r>
      <w:r>
        <w:rPr/>
        <w:t>Respect service provider terms and conditions;</w:t>
      </w:r>
    </w:p>
    <w:p>
      <w:pPr>
        <w:pStyle w:val="Normal"/>
        <w:spacing w:lineRule="auto" w:line="276"/>
        <w:rPr/>
      </w:pPr>
      <w:r>
        <w:rPr/>
        <w:t xml:space="preserve">    • </w:t>
      </w:r>
      <w:r>
        <w:rPr/>
        <w:t>Pay for services received in accordance with agreed terms;</w:t>
      </w:r>
    </w:p>
    <w:p>
      <w:pPr>
        <w:pStyle w:val="Normal"/>
        <w:spacing w:lineRule="auto" w:line="276"/>
        <w:rPr/>
      </w:pPr>
      <w:r>
        <w:rPr/>
        <w:t xml:space="preserve">    • </w:t>
      </w:r>
      <w:r>
        <w:rPr/>
        <w:t>Rate and review service providers honestly and constructively;</w:t>
      </w:r>
    </w:p>
    <w:p>
      <w:pPr>
        <w:pStyle w:val="Normal"/>
        <w:spacing w:lineRule="auto" w:line="276"/>
        <w:rPr/>
      </w:pPr>
      <w:r>
        <w:rPr/>
        <w:t xml:space="preserve">    • </w:t>
      </w:r>
      <w:r>
        <w:rPr/>
        <w:t>Report any concerns about service quality or provider conduct to the HOA Administrator;</w:t>
      </w:r>
    </w:p>
    <w:p>
      <w:pPr>
        <w:pStyle w:val="Normal"/>
        <w:spacing w:lineRule="auto" w:line="276"/>
        <w:rPr/>
      </w:pPr>
      <w:r>
        <w:rPr/>
        <w:t xml:space="preserve">    • </w:t>
      </w:r>
      <w:r>
        <w:rPr/>
        <w:t>Not use the Marketplace for spam, harassment, or inappropriate communications; and</w:t>
      </w:r>
    </w:p>
    <w:p>
      <w:pPr>
        <w:pStyle w:val="Normal"/>
        <w:spacing w:lineRule="auto" w:line="276"/>
        <w:rPr/>
      </w:pPr>
      <w:r>
        <w:rPr/>
        <w:t xml:space="preserve">    • </w:t>
      </w:r>
      <w:r>
        <w:rPr/>
        <w:t>Respect intellectual property rights in all communications and content.</w:t>
      </w:r>
    </w:p>
    <w:p>
      <w:pPr>
        <w:pStyle w:val="Normal"/>
        <w:spacing w:lineRule="auto" w:line="276"/>
        <w:rPr/>
      </w:pPr>
      <w:r>
        <w:rPr/>
      </w:r>
    </w:p>
    <w:p>
      <w:pPr>
        <w:pStyle w:val="Heading2"/>
        <w:spacing w:lineRule="auto" w:line="276"/>
        <w:ind w:hanging="0" w:left="0"/>
        <w:rPr/>
      </w:pPr>
      <w:del w:id="6" w:author="Claude" w:date="2026-05-17T00:00:00Z">
        <w:commentRangeStart w:id="3"/>
        <w:r>
          <w:rPr/>
          <w:delText>C4.6 — Admin Monitoring and Content Moderation</w:delText>
        </w:r>
      </w:del>
      <w:ins w:id="7" w:author="Claude" w:date="2026-05-17T00:00:00Z">
        <w:r>
          <w:rPr/>
          <w:t>D5.3 — Admin Monitoring and Content Moderation</w:t>
        </w:r>
      </w:ins>
      <w:commentRangeEnd w:id="3"/>
      <w:r>
        <w:commentReference w:id="3"/>
      </w:r>
      <w:r>
        <w:rPr/>
      </w:r>
    </w:p>
    <w:p>
      <w:pPr>
        <w:pStyle w:val="Normal"/>
        <w:spacing w:lineRule="auto" w:line="276"/>
        <w:rPr/>
      </w:pPr>
      <w:r>
        <w:rPr/>
        <w:t>The HOA Administrator has the following Marketplace oversight responsibilities:</w:t>
      </w:r>
    </w:p>
    <w:p>
      <w:pPr>
        <w:pStyle w:val="Normal"/>
        <w:spacing w:lineRule="auto" w:line="276"/>
        <w:rPr/>
      </w:pPr>
      <w:r>
        <w:rPr/>
      </w:r>
    </w:p>
    <w:p>
      <w:pPr>
        <w:pStyle w:val="Normal"/>
        <w:spacing w:lineRule="auto" w:line="276"/>
        <w:rPr/>
      </w:pPr>
      <w:r>
        <w:rPr/>
        <w:t xml:space="preserve">    •</w:t>
      </w:r>
      <w:r>
        <w:rPr>
          <w:b/>
          <w:bCs/>
          <w:color w:val="3B5E8C"/>
        </w:rPr>
        <w:t xml:space="preserve"> </w:t>
      </w:r>
      <w:r>
        <w:rPr>
          <w:b/>
          <w:bCs/>
          <w:color w:val="3B5E8C"/>
        </w:rPr>
        <w:t xml:space="preserve">Listing Approval: </w:t>
      </w:r>
      <w:r>
        <w:rPr/>
        <w:t>May require pre-approval for new listings or service categories;</w:t>
      </w:r>
    </w:p>
    <w:p>
      <w:pPr>
        <w:pStyle w:val="Normal"/>
        <w:spacing w:lineRule="auto" w:line="276"/>
        <w:rPr/>
      </w:pPr>
      <w:r>
        <w:rPr/>
        <w:t xml:space="preserve">    • </w:t>
      </w:r>
      <w:r>
        <w:rPr>
          <w:b/>
          <w:bCs/>
          <w:color w:val="3B5E8C"/>
        </w:rPr>
        <w:t>Ongoing Monitoring:</w:t>
      </w:r>
      <w:r>
        <w:rPr/>
        <w:t xml:space="preserve"> Must regularly review listings for compliance with this Policy;</w:t>
      </w:r>
    </w:p>
    <w:p>
      <w:pPr>
        <w:pStyle w:val="Normal"/>
        <w:spacing w:lineRule="auto" w:line="276"/>
        <w:rPr/>
      </w:pPr>
      <w:r>
        <w:rPr/>
        <w:t xml:space="preserve">    • </w:t>
      </w:r>
      <w:r>
        <w:rPr>
          <w:b/>
          <w:bCs/>
          <w:color w:val="3B5E8C"/>
        </w:rPr>
        <w:t xml:space="preserve">Content Removal: </w:t>
      </w:r>
      <w:r>
        <w:rPr/>
        <w:t>May remove or disable listings that violate this Policy or applicable law;</w:t>
      </w:r>
    </w:p>
    <w:p>
      <w:pPr>
        <w:pStyle w:val="Normal"/>
        <w:spacing w:lineRule="auto" w:line="276"/>
        <w:rPr/>
      </w:pPr>
      <w:r>
        <w:rPr/>
        <w:t xml:space="preserve">    • </w:t>
      </w:r>
      <w:r>
        <w:rPr>
          <w:b/>
          <w:bCs/>
          <w:color w:val="3B5E8C"/>
        </w:rPr>
        <w:t>Provider Suspension:</w:t>
      </w:r>
      <w:r>
        <w:rPr/>
        <w:t xml:space="preserve"> May suspend Marketplace access for providers found in breach;</w:t>
      </w:r>
    </w:p>
    <w:p>
      <w:pPr>
        <w:pStyle w:val="Normal"/>
        <w:spacing w:lineRule="auto" w:line="276"/>
        <w:rPr/>
      </w:pPr>
      <w:r>
        <w:rPr/>
        <w:t xml:space="preserve">    • </w:t>
      </w:r>
      <w:r>
        <w:rPr>
          <w:b/>
          <w:bCs/>
          <w:color w:val="3B5E8C"/>
        </w:rPr>
        <w:t xml:space="preserve">Quality Assurance: </w:t>
      </w:r>
      <w:r>
        <w:rPr/>
        <w:t>May conduct quality audits of listed services and providers;</w:t>
      </w:r>
    </w:p>
    <w:p>
      <w:pPr>
        <w:pStyle w:val="Normal"/>
        <w:spacing w:lineRule="auto" w:line="276"/>
        <w:rPr/>
      </w:pPr>
      <w:r>
        <w:rPr/>
        <w:t xml:space="preserve">    • </w:t>
      </w:r>
      <w:r>
        <w:rPr>
          <w:b/>
          <w:bCs/>
          <w:color w:val="3B5E8C"/>
        </w:rPr>
        <w:t>User Protection:</w:t>
      </w:r>
      <w:r>
        <w:rPr/>
        <w:t xml:space="preserve"> Must respond to user complaints and concerns within 48 hours;</w:t>
      </w:r>
    </w:p>
    <w:p>
      <w:pPr>
        <w:pStyle w:val="Normal"/>
        <w:spacing w:lineRule="auto" w:line="276"/>
        <w:rPr/>
      </w:pPr>
      <w:r>
        <w:rPr/>
        <w:t xml:space="preserve">    • </w:t>
      </w:r>
      <w:r>
        <w:rPr>
          <w:b/>
          <w:bCs/>
          <w:color w:val="3B5E8C"/>
        </w:rPr>
        <w:t>Record Keeping:</w:t>
      </w:r>
      <w:r>
        <w:rPr/>
        <w:t xml:space="preserve"> Must maintain records of all moderation actions and decisions; and</w:t>
      </w:r>
    </w:p>
    <w:p>
      <w:pPr>
        <w:pStyle w:val="Normal"/>
        <w:spacing w:lineRule="auto" w:line="276"/>
        <w:rPr/>
      </w:pPr>
      <w:r>
        <w:rPr/>
        <w:t xml:space="preserve">    • </w:t>
      </w:r>
      <w:r>
        <w:rPr>
          <w:b/>
          <w:bCs/>
          <w:color w:val="3B5E8C"/>
        </w:rPr>
        <w:t>Provider Support:</w:t>
      </w:r>
      <w:r>
        <w:rPr/>
        <w:t xml:space="preserve"> May provide guidance to providers on improving compliance.</w:t>
      </w:r>
    </w:p>
    <w:p>
      <w:pPr>
        <w:pStyle w:val="Normal"/>
        <w:spacing w:lineRule="auto" w:line="276"/>
        <w:rPr/>
      </w:pPr>
      <w:r>
        <w:rPr/>
      </w:r>
    </w:p>
    <w:p>
      <w:pPr>
        <w:pStyle w:val="Heading2"/>
        <w:spacing w:lineRule="auto" w:line="276"/>
        <w:ind w:hanging="0" w:left="0"/>
        <w:rPr/>
      </w:pPr>
      <w:del w:id="8" w:author="Claude" w:date="2026-05-17T00:00:00Z">
        <w:r>
          <w:rPr/>
          <w:delText>C4.7 — Provider Obligations</w:delText>
        </w:r>
      </w:del>
      <w:ins w:id="9" w:author="Claude" w:date="2026-05-17T00:00:00Z">
        <w:r>
          <w:rPr/>
          <w:t>D5.4 — Provider Obligations</w:t>
        </w:r>
      </w:ins>
    </w:p>
    <w:p>
      <w:pPr>
        <w:pStyle w:val="Normal"/>
        <w:spacing w:lineRule="auto" w:line="276"/>
        <w:rPr/>
      </w:pPr>
      <w:r>
        <w:rPr/>
        <w:t>Marketplace service providers must:</w:t>
      </w:r>
    </w:p>
    <w:p>
      <w:pPr>
        <w:pStyle w:val="Normal"/>
        <w:spacing w:lineRule="auto" w:line="276"/>
        <w:rPr/>
      </w:pPr>
      <w:r>
        <w:rPr/>
      </w:r>
    </w:p>
    <w:p>
      <w:pPr>
        <w:pStyle w:val="Normal"/>
        <w:spacing w:lineRule="auto" w:line="276"/>
        <w:rPr/>
      </w:pPr>
      <w:r>
        <w:rPr/>
        <w:t xml:space="preserve">    • </w:t>
      </w:r>
      <w:r>
        <w:rPr/>
        <w:t>Maintain accurate and current listing information;</w:t>
      </w:r>
    </w:p>
    <w:p>
      <w:pPr>
        <w:pStyle w:val="Normal"/>
        <w:spacing w:lineRule="auto" w:line="276"/>
        <w:rPr/>
      </w:pPr>
      <w:r>
        <w:rPr/>
        <w:t xml:space="preserve">    • </w:t>
      </w:r>
      <w:r>
        <w:rPr/>
        <w:t>Respond to service inquiries within 24 hours;</w:t>
      </w:r>
    </w:p>
    <w:p>
      <w:pPr>
        <w:pStyle w:val="Normal"/>
        <w:spacing w:lineRule="auto" w:line="276"/>
        <w:rPr/>
      </w:pPr>
      <w:r>
        <w:rPr/>
        <w:t xml:space="preserve">    • </w:t>
      </w:r>
      <w:r>
        <w:rPr/>
        <w:t>Honor quoted prices and service terms;</w:t>
      </w:r>
    </w:p>
    <w:p>
      <w:pPr>
        <w:pStyle w:val="Normal"/>
        <w:spacing w:lineRule="auto" w:line="276"/>
        <w:rPr/>
      </w:pPr>
      <w:r>
        <w:rPr/>
        <w:t xml:space="preserve">    • </w:t>
      </w:r>
      <w:r>
        <w:rPr/>
        <w:t>Maintain required licenses, insurance, and certifications;</w:t>
      </w:r>
    </w:p>
    <w:p>
      <w:pPr>
        <w:pStyle w:val="Normal"/>
        <w:spacing w:lineRule="auto" w:line="276"/>
        <w:rPr/>
      </w:pPr>
      <w:r>
        <w:rPr/>
        <w:t xml:space="preserve">    • </w:t>
      </w:r>
      <w:r>
        <w:rPr/>
        <w:t>Provide services professionally and safely;</w:t>
      </w:r>
    </w:p>
    <w:p>
      <w:pPr>
        <w:pStyle w:val="Normal"/>
        <w:spacing w:lineRule="auto" w:line="276"/>
        <w:rPr/>
      </w:pPr>
      <w:r>
        <w:rPr/>
        <w:t xml:space="preserve">    • </w:t>
      </w:r>
      <w:r>
        <w:rPr/>
        <w:t>Handle customer data in compliance with POPIA;</w:t>
      </w:r>
    </w:p>
    <w:p>
      <w:pPr>
        <w:pStyle w:val="Normal"/>
        <w:spacing w:lineRule="auto" w:line="276"/>
        <w:rPr/>
      </w:pPr>
      <w:r>
        <w:rPr/>
        <w:t xml:space="preserve">    • </w:t>
      </w:r>
      <w:r>
        <w:rPr/>
        <w:t>Accept constructive feedback and maintain service quality;</w:t>
      </w:r>
    </w:p>
    <w:p>
      <w:pPr>
        <w:pStyle w:val="Normal"/>
        <w:spacing w:lineRule="auto" w:line="276"/>
        <w:rPr/>
      </w:pPr>
      <w:r>
        <w:rPr/>
        <w:t xml:space="preserve">    • </w:t>
      </w:r>
      <w:r>
        <w:rPr/>
        <w:t>Notify the HOA Administrator of any changes in licensing or insurance status; and</w:t>
      </w:r>
    </w:p>
    <w:p>
      <w:pPr>
        <w:pStyle w:val="Normal"/>
        <w:spacing w:lineRule="auto" w:line="276"/>
        <w:rPr/>
      </w:pPr>
      <w:r>
        <w:rPr/>
        <w:t xml:space="preserve">    • </w:t>
      </w:r>
      <w:r>
        <w:rPr/>
        <w:t>Cooperate with any HOA quality assurance reviews.</w:t>
      </w:r>
    </w:p>
    <w:p>
      <w:pPr>
        <w:pStyle w:val="Normal"/>
        <w:spacing w:lineRule="auto" w:line="276"/>
        <w:rPr/>
      </w:pPr>
      <w:r>
        <w:rPr/>
      </w:r>
    </w:p>
    <w:p>
      <w:pPr>
        <w:pStyle w:val="Heading2"/>
        <w:spacing w:lineRule="auto" w:line="276"/>
        <w:ind w:hanging="0" w:left="0"/>
        <w:rPr/>
      </w:pPr>
      <w:del w:id="10" w:author="Claude" w:date="2026-05-17T00:00:00Z">
        <w:r>
          <w:rPr/>
          <w:delText>C4.8 — Community vs Third-Party Services</w:delText>
        </w:r>
      </w:del>
      <w:ins w:id="11" w:author="Claude" w:date="2026-05-17T00:00:00Z">
        <w:r>
          <w:rPr/>
          <w:t>D5.5 — Community vs Third-Party Services</w:t>
        </w:r>
      </w:ins>
    </w:p>
    <w:p>
      <w:pPr>
        <w:pStyle w:val="Normal"/>
        <w:spacing w:lineRule="auto" w:line="276"/>
        <w:rPr/>
      </w:pPr>
      <w:r>
        <w:rPr/>
        <w:t>The Marketplace distinguishes between:</w:t>
      </w:r>
    </w:p>
    <w:p>
      <w:pPr>
        <w:pStyle w:val="Normal"/>
        <w:spacing w:lineRule="auto" w:line="276"/>
        <w:rPr/>
      </w:pPr>
      <w:r>
        <w:rPr/>
      </w:r>
    </w:p>
    <w:p>
      <w:pPr>
        <w:pStyle w:val="Normal"/>
        <w:widowControl/>
        <w:suppressAutoHyphens w:val="true"/>
        <w:bidi w:val="0"/>
        <w:spacing w:lineRule="auto" w:line="276" w:before="0" w:after="0"/>
        <w:ind w:hanging="89" w:left="180" w:right="0"/>
        <w:jc w:val="left"/>
        <w:rPr/>
      </w:pPr>
      <w:r>
        <w:rPr/>
        <w:t xml:space="preserve">   • </w:t>
      </w:r>
      <w:r>
        <w:rPr>
          <w:b/>
          <w:bCs/>
          <w:color w:val="3B5E8C"/>
        </w:rPr>
        <w:t>Community Services:</w:t>
      </w:r>
      <w:r>
        <w:rPr/>
        <w:t xml:space="preserve"> Services offered by the HOA itself or through official HOA programs (‘Tier 1”);</w:t>
      </w:r>
    </w:p>
    <w:p>
      <w:pPr>
        <w:pStyle w:val="Normal"/>
        <w:widowControl/>
        <w:suppressAutoHyphens w:val="true"/>
        <w:bidi w:val="0"/>
        <w:spacing w:lineRule="auto" w:line="276" w:before="0" w:after="0"/>
        <w:ind w:hanging="89" w:left="180" w:right="0"/>
        <w:jc w:val="left"/>
        <w:rPr/>
      </w:pPr>
      <w:r>
        <w:rPr/>
      </w:r>
    </w:p>
    <w:p>
      <w:pPr>
        <w:pStyle w:val="Normal"/>
        <w:widowControl/>
        <w:tabs>
          <w:tab w:val="clear" w:pos="720"/>
          <w:tab w:val="left" w:pos="450" w:leader="none"/>
        </w:tabs>
        <w:suppressAutoHyphens w:val="true"/>
        <w:overflowPunct w:val="false"/>
        <w:bidi w:val="0"/>
        <w:spacing w:lineRule="auto" w:line="276" w:before="0" w:after="0"/>
        <w:ind w:hanging="360" w:left="360" w:right="0"/>
        <w:jc w:val="left"/>
        <w:rPr/>
      </w:pPr>
      <w:r>
        <w:rPr/>
        <w:t xml:space="preserve">    • </w:t>
      </w:r>
      <w:r>
        <w:rPr>
          <w:b/>
          <w:bCs/>
          <w:color w:val="3B5E8C"/>
        </w:rPr>
        <w:t>Member Services:</w:t>
      </w:r>
      <w:r>
        <w:rPr/>
        <w:t xml:space="preserve"> Services offered by HOA Members or Residents using their own skills and resources (“Tier 2”) ; and</w:t>
      </w:r>
    </w:p>
    <w:p>
      <w:pPr>
        <w:pStyle w:val="Normal"/>
        <w:widowControl/>
        <w:suppressAutoHyphens w:val="true"/>
        <w:bidi w:val="0"/>
        <w:spacing w:lineRule="auto" w:line="276" w:before="0" w:after="0"/>
        <w:ind w:hanging="89" w:left="180" w:right="0"/>
        <w:jc w:val="left"/>
        <w:rPr/>
      </w:pPr>
      <w:r>
        <w:rPr/>
        <w:t xml:space="preserve">    </w:t>
      </w:r>
    </w:p>
    <w:p>
      <w:pPr>
        <w:pStyle w:val="Normal"/>
        <w:widowControl/>
        <w:suppressAutoHyphens w:val="true"/>
        <w:overflowPunct w:val="false"/>
        <w:bidi w:val="0"/>
        <w:spacing w:lineRule="auto" w:line="276" w:before="0" w:after="0"/>
        <w:ind w:hanging="360" w:left="360" w:right="0"/>
        <w:jc w:val="left"/>
        <w:rPr/>
      </w:pPr>
      <w:r>
        <w:rPr/>
        <w:t xml:space="preserve">    • </w:t>
      </w:r>
      <w:r>
        <w:rPr>
          <w:b/>
          <w:bCs/>
          <w:color w:val="3B5E8C"/>
        </w:rPr>
        <w:t>Trusted Third-Party Services:</w:t>
      </w:r>
      <w:r>
        <w:rPr/>
        <w:t xml:space="preserve"> External providers approved by the HOA for inclusion in the Marketplace    (“Tier 3”).</w:t>
      </w:r>
    </w:p>
    <w:p>
      <w:pPr>
        <w:pStyle w:val="Normal"/>
        <w:widowControl/>
        <w:suppressAutoHyphens w:val="true"/>
        <w:bidi w:val="0"/>
        <w:spacing w:lineRule="auto" w:line="276" w:before="0" w:after="0"/>
        <w:ind w:hanging="89" w:left="180" w:right="0"/>
        <w:jc w:val="left"/>
        <w:rPr/>
      </w:pPr>
      <w:r>
        <w:rPr/>
      </w:r>
    </w:p>
    <w:p>
      <w:pPr>
        <w:pStyle w:val="Normal"/>
        <w:spacing w:lineRule="auto" w:line="276"/>
        <w:rPr/>
      </w:pPr>
      <w:r>
        <w:rPr/>
        <w:t>All categories are subject to the same eligibility and quality standards, but Community Services may receive preferential placement in search results.</w:t>
      </w:r>
    </w:p>
    <w:p>
      <w:pPr>
        <w:pStyle w:val="Normal"/>
        <w:spacing w:lineRule="auto" w:line="276"/>
        <w:rPr/>
      </w:pPr>
      <w:r>
        <w:rPr/>
      </w:r>
    </w:p>
    <w:p>
      <w:pPr>
        <w:pStyle w:val="Heading2"/>
        <w:spacing w:lineRule="auto" w:line="276"/>
        <w:ind w:hanging="0" w:left="0"/>
        <w:rPr/>
      </w:pPr>
      <w:del w:id="12" w:author="Claude" w:date="2026-05-17T00:00:00Z">
        <w:r>
          <w:rPr/>
          <w:delText>C4.9 — Dispute Resolution for Marketplace</w:delText>
        </w:r>
      </w:del>
      <w:ins w:id="13" w:author="Claude" w:date="2026-05-17T00:00:00Z">
        <w:r>
          <w:rPr/>
          <w:t>D5.6 — Dispute Resolution for Marketplace</w:t>
        </w:r>
      </w:ins>
    </w:p>
    <w:p>
      <w:pPr>
        <w:pStyle w:val="Normal"/>
        <w:spacing w:lineRule="auto" w:line="276"/>
        <w:rPr/>
      </w:pPr>
      <w:r>
        <w:rPr/>
        <w:t>Disputes arising from Marketplace transactions must be resolved as follows:</w:t>
      </w:r>
    </w:p>
    <w:p>
      <w:pPr>
        <w:pStyle w:val="Normal"/>
        <w:spacing w:lineRule="auto" w:line="276"/>
        <w:rPr/>
      </w:pPr>
      <w:r>
        <w:rPr/>
      </w:r>
    </w:p>
    <w:p>
      <w:pPr>
        <w:pStyle w:val="Normal"/>
        <w:spacing w:lineRule="auto" w:line="276"/>
        <w:rPr/>
      </w:pPr>
      <w:r>
        <w:rPr/>
        <w:t xml:space="preserve">    • </w:t>
      </w:r>
      <w:r>
        <w:rPr>
          <w:b/>
          <w:bCs/>
          <w:color w:val="3B5E8C"/>
        </w:rPr>
        <w:t xml:space="preserve">Informal Resolution: </w:t>
      </w:r>
      <w:r>
        <w:rPr/>
        <w:t>Parties should first attempt direct resolution;</w:t>
      </w:r>
    </w:p>
    <w:p>
      <w:pPr>
        <w:pStyle w:val="Normal"/>
        <w:spacing w:lineRule="auto" w:line="276"/>
        <w:rPr/>
      </w:pPr>
      <w:r>
        <w:rPr/>
        <w:t xml:space="preserve">    • </w:t>
      </w:r>
      <w:r>
        <w:rPr>
          <w:b/>
          <w:bCs/>
          <w:color w:val="3B5E8C"/>
        </w:rPr>
        <w:t xml:space="preserve">HOA Mediation: </w:t>
      </w:r>
      <w:r>
        <w:rPr/>
        <w:t>The HOA Administrator may facilitate mediation between parties;</w:t>
      </w:r>
    </w:p>
    <w:p>
      <w:pPr>
        <w:pStyle w:val="Normal"/>
        <w:spacing w:lineRule="auto" w:line="276"/>
        <w:rPr/>
      </w:pPr>
      <w:r>
        <w:rPr/>
        <w:t xml:space="preserve">    • </w:t>
      </w:r>
      <w:r>
        <w:rPr>
          <w:b/>
          <w:bCs/>
          <w:color w:val="3B5E8C"/>
        </w:rPr>
        <w:t>Provider Responsibility:</w:t>
      </w:r>
      <w:r>
        <w:rPr/>
        <w:t xml:space="preserve"> Service providers are responsible for service quality and dispute resolution;</w:t>
      </w:r>
    </w:p>
    <w:p>
      <w:pPr>
        <w:pStyle w:val="Normal"/>
        <w:widowControl/>
        <w:suppressAutoHyphens w:val="true"/>
        <w:overflowPunct w:val="false"/>
        <w:bidi w:val="0"/>
        <w:spacing w:lineRule="auto" w:line="276" w:before="0" w:after="0"/>
        <w:ind w:hanging="360" w:left="360" w:right="0"/>
        <w:jc w:val="left"/>
        <w:rPr/>
      </w:pPr>
      <w:r>
        <w:rPr/>
        <w:t xml:space="preserve">    • </w:t>
      </w:r>
      <w:r>
        <w:rPr>
          <w:b/>
          <w:bCs/>
          <w:color w:val="3B5E8C"/>
        </w:rPr>
        <w:t xml:space="preserve">Platform Neutrality: </w:t>
      </w:r>
      <w:r>
        <w:rPr/>
        <w:t>The Provider acts solely as a technology facilitator and is not liable for service disputes;</w:t>
      </w:r>
    </w:p>
    <w:p>
      <w:pPr>
        <w:pStyle w:val="Normal"/>
        <w:spacing w:lineRule="auto" w:line="276"/>
        <w:rPr/>
      </w:pPr>
      <w:r>
        <w:rPr/>
        <w:t xml:space="preserve">    • </w:t>
      </w:r>
      <w:r>
        <w:rPr>
          <w:b/>
          <w:bCs/>
          <w:color w:val="3B5E8C"/>
        </w:rPr>
        <w:t xml:space="preserve">Consumer Protection: </w:t>
      </w:r>
      <w:r>
        <w:rPr/>
        <w:t>All services are subject to the Consumer Protection Act, No. 68 of 2008;</w:t>
      </w:r>
    </w:p>
    <w:p>
      <w:pPr>
        <w:pStyle w:val="Normal"/>
        <w:spacing w:lineRule="auto" w:line="276"/>
        <w:rPr/>
      </w:pPr>
      <w:r>
        <w:rPr/>
        <w:t xml:space="preserve">    • </w:t>
      </w:r>
      <w:r>
        <w:rPr>
          <w:b/>
          <w:bCs/>
          <w:color w:val="283593"/>
        </w:rPr>
        <w:t xml:space="preserve">Legal Remedies: </w:t>
      </w:r>
      <w:r>
        <w:rPr/>
        <w:t>Parties may pursue legal remedies for unresolved disputes.</w:t>
      </w:r>
    </w:p>
    <w:p>
      <w:pPr>
        <w:pStyle w:val="Heading2"/>
        <w:spacing w:lineRule="auto" w:line="276"/>
        <w:ind w:hanging="0" w:left="0"/>
        <w:rPr/>
      </w:pPr>
      <w:r>
        <w:rPr/>
      </w:r>
    </w:p>
    <w:p>
      <w:pPr>
        <w:pStyle w:val="Heading2"/>
        <w:spacing w:lineRule="auto" w:line="276"/>
        <w:ind w:hanging="0" w:left="0"/>
        <w:rPr/>
      </w:pPr>
      <w:del w:id="14" w:author="Claude" w:date="2026-05-17T00:00:00Z">
        <w:r>
          <w:rPr/>
          <w:delText>C4.10 — Provider Data Protection</w:delText>
        </w:r>
      </w:del>
      <w:ins w:id="15" w:author="Claude" w:date="2026-05-17T00:00:00Z">
        <w:r>
          <w:rPr/>
          <w:t>D5.7 — Provider Data Protection</w:t>
        </w:r>
      </w:ins>
    </w:p>
    <w:p>
      <w:pPr>
        <w:pStyle w:val="Normal"/>
        <w:spacing w:lineRule="auto" w:line="276"/>
        <w:rPr/>
      </w:pPr>
      <w:r>
        <w:rPr/>
        <w:t>Service providers using the Marketplace must comply with POPIA:</w:t>
      </w:r>
    </w:p>
    <w:p>
      <w:pPr>
        <w:pStyle w:val="Normal"/>
        <w:spacing w:lineRule="auto" w:line="276"/>
        <w:rPr/>
      </w:pPr>
      <w:r>
        <w:rPr/>
      </w:r>
    </w:p>
    <w:p>
      <w:pPr>
        <w:pStyle w:val="Normal"/>
        <w:spacing w:lineRule="auto" w:line="276"/>
        <w:rPr/>
      </w:pPr>
      <w:r>
        <w:rPr/>
        <w:t xml:space="preserve">    • </w:t>
      </w:r>
      <w:r>
        <w:rPr>
          <w:b/>
          <w:bCs/>
          <w:color w:val="3B5E8C"/>
        </w:rPr>
        <w:t xml:space="preserve">Lawful Processing: </w:t>
      </w:r>
      <w:r>
        <w:rPr/>
        <w:t>Must have lawful basis for processing customer personal information;</w:t>
      </w:r>
    </w:p>
    <w:p>
      <w:pPr>
        <w:pStyle w:val="Normal"/>
        <w:spacing w:lineRule="auto" w:line="276"/>
        <w:rPr/>
      </w:pPr>
      <w:r>
        <w:rPr/>
        <w:t xml:space="preserve">    • </w:t>
      </w:r>
      <w:r>
        <w:rPr>
          <w:b/>
          <w:bCs/>
          <w:color w:val="3B5E8C"/>
        </w:rPr>
        <w:t xml:space="preserve">Privacy Notices: </w:t>
      </w:r>
      <w:r>
        <w:rPr/>
        <w:t>Must provide clear privacy notices to customers;</w:t>
      </w:r>
    </w:p>
    <w:p>
      <w:pPr>
        <w:pStyle w:val="Normal"/>
        <w:spacing w:lineRule="auto" w:line="276"/>
        <w:rPr/>
      </w:pPr>
      <w:r>
        <w:rPr/>
        <w:t xml:space="preserve">    • </w:t>
      </w:r>
      <w:r>
        <w:rPr>
          <w:b/>
          <w:bCs/>
          <w:color w:val="3B5E8C"/>
        </w:rPr>
        <w:t xml:space="preserve">Data Security: </w:t>
      </w:r>
      <w:r>
        <w:rPr/>
        <w:t>Must implement appropriate security measures for customer data;</w:t>
      </w:r>
    </w:p>
    <w:p>
      <w:pPr>
        <w:pStyle w:val="Normal"/>
        <w:spacing w:lineRule="auto" w:line="276"/>
        <w:rPr/>
      </w:pPr>
      <w:r>
        <w:rPr/>
        <w:t xml:space="preserve">    • </w:t>
      </w:r>
      <w:r>
        <w:rPr>
          <w:b/>
          <w:bCs/>
          <w:color w:val="3B5E8C"/>
        </w:rPr>
        <w:t>Data Minimization:</w:t>
      </w:r>
      <w:r>
        <w:rPr/>
        <w:t xml:space="preserve"> Must only collect data necessary for service provision;</w:t>
      </w:r>
    </w:p>
    <w:p>
      <w:pPr>
        <w:pStyle w:val="Normal"/>
        <w:spacing w:lineRule="auto" w:line="276"/>
        <w:rPr/>
      </w:pPr>
      <w:r>
        <w:rPr/>
        <w:t xml:space="preserve">    • </w:t>
      </w:r>
      <w:r>
        <w:rPr>
          <w:b/>
          <w:bCs/>
          <w:color w:val="3B5E8C"/>
        </w:rPr>
        <w:t xml:space="preserve">Customer Rights: </w:t>
      </w:r>
      <w:r>
        <w:rPr/>
        <w:t>Must honor customer data rights (access, correction, deletion);</w:t>
      </w:r>
    </w:p>
    <w:p>
      <w:pPr>
        <w:pStyle w:val="Normal"/>
        <w:spacing w:lineRule="auto" w:line="276"/>
        <w:rPr/>
      </w:pPr>
      <w:r>
        <w:rPr/>
        <w:t xml:space="preserve">    • </w:t>
      </w:r>
      <w:r>
        <w:rPr>
          <w:b/>
          <w:bCs/>
          <w:color w:val="3B5E8C"/>
        </w:rPr>
        <w:t>Breach Notification:</w:t>
      </w:r>
      <w:r>
        <w:rPr/>
        <w:t xml:space="preserve"> Must notify affected customers and the HOA of data breaches; and</w:t>
      </w:r>
    </w:p>
    <w:p>
      <w:pPr>
        <w:pStyle w:val="Normal"/>
        <w:spacing w:lineRule="auto" w:line="276"/>
        <w:rPr/>
      </w:pPr>
      <w:r>
        <w:rPr/>
        <w:t xml:space="preserve">    • </w:t>
      </w:r>
      <w:r>
        <w:rPr>
          <w:b/>
          <w:bCs/>
          <w:color w:val="3B5E8C"/>
        </w:rPr>
        <w:t xml:space="preserve">Record Keeping: </w:t>
      </w:r>
      <w:r>
        <w:rPr/>
        <w:t>Must maintain records of data processing activities.</w:t>
      </w:r>
    </w:p>
    <w:p>
      <w:pPr>
        <w:pStyle w:val="Normal"/>
        <w:spacing w:lineRule="auto" w:line="276"/>
        <w:rPr/>
      </w:pPr>
      <w:r>
        <w:rPr/>
      </w:r>
    </w:p>
    <w:p>
      <w:pPr>
        <w:pStyle w:val="Heading2"/>
        <w:spacing w:lineRule="auto" w:line="276"/>
        <w:ind w:hanging="0" w:left="0"/>
        <w:rPr/>
      </w:pPr>
      <w:r>
        <w:rPr/>
        <w:t>D6 — Platform Fee Schedule for Marketplace</w:t>
      </w:r>
    </w:p>
    <w:p>
      <w:pPr>
        <w:pStyle w:val="Normal"/>
        <w:spacing w:lineRule="auto" w:line="276"/>
        <w:rPr/>
      </w:pPr>
      <w:r>
        <w:rPr/>
      </w:r>
    </w:p>
    <w:p>
      <w:pPr>
        <w:pStyle w:val="Normal"/>
        <w:spacing w:lineRule="auto" w:line="276"/>
        <w:rPr/>
      </w:pPr>
      <w:r>
        <w:rPr/>
        <w:t>The following Platform Fees apply to Marketplace transactions:</w:t>
      </w:r>
    </w:p>
    <w:p>
      <w:pPr>
        <w:pStyle w:val="Normal"/>
        <w:spacing w:lineRule="auto" w:line="276"/>
        <w:rPr/>
      </w:pPr>
      <w:r>
        <w:rPr/>
      </w:r>
    </w:p>
    <w:p>
      <w:pPr>
        <w:pStyle w:val="Normal"/>
        <w:widowControl/>
        <w:suppressAutoHyphens w:val="true"/>
        <w:bidi w:val="0"/>
        <w:spacing w:lineRule="auto" w:line="276" w:before="0" w:after="0"/>
        <w:ind w:hanging="180" w:left="269" w:right="0"/>
        <w:jc w:val="left"/>
        <w:rPr/>
      </w:pPr>
      <w:r>
        <w:rPr/>
        <w:t xml:space="preserve">    • </w:t>
      </w:r>
      <w:r>
        <w:rPr>
          <w:b/>
          <w:bCs/>
          <w:color w:val="3B5E8C"/>
        </w:rPr>
        <w:t xml:space="preserve">Provider Listing Fee: </w:t>
      </w:r>
      <w:r>
        <w:rPr/>
        <w:t>R500 (excl. VAT) annual listing fee per tier 3 service provider;</w:t>
      </w:r>
    </w:p>
    <w:p>
      <w:pPr>
        <w:pStyle w:val="Normal"/>
        <w:widowControl/>
        <w:suppressAutoHyphens w:val="true"/>
        <w:bidi w:val="0"/>
        <w:spacing w:lineRule="auto" w:line="276" w:before="0" w:after="0"/>
        <w:ind w:hanging="180" w:left="269" w:right="0"/>
        <w:jc w:val="left"/>
        <w:rPr/>
      </w:pPr>
      <w:r>
        <w:rPr/>
        <w:t xml:space="preserve">    • </w:t>
      </w:r>
      <w:r>
        <w:rPr>
          <w:b/>
          <w:bCs/>
          <w:color w:val="3B5E8C"/>
        </w:rPr>
        <w:t xml:space="preserve">Transaction Facilitation Fee: </w:t>
      </w:r>
      <w:r>
        <w:rPr/>
        <w:t>5% of transaction value for tier 3 bookings processed through the Platform; Transaction facilitation fees may be waived or varied at the discretion of the HOA Administrator or Board;</w:t>
      </w:r>
    </w:p>
    <w:p>
      <w:pPr>
        <w:pStyle w:val="Normal"/>
        <w:widowControl/>
        <w:suppressAutoHyphens w:val="true"/>
        <w:bidi w:val="0"/>
        <w:spacing w:lineRule="auto" w:line="276" w:before="0" w:after="0"/>
        <w:ind w:hanging="180" w:left="269" w:right="0"/>
        <w:jc w:val="left"/>
        <w:rPr/>
      </w:pPr>
      <w:r>
        <w:rPr/>
        <w:t xml:space="preserve">    •</w:t>
      </w:r>
      <w:r>
        <w:rPr>
          <w:b/>
          <w:bCs/>
          <w:color w:val="3B5E8C"/>
        </w:rPr>
        <w:t xml:space="preserve"> </w:t>
      </w:r>
      <w:r>
        <w:rPr>
          <w:b/>
          <w:bCs/>
          <w:color w:val="3B5E8C"/>
        </w:rPr>
        <w:t xml:space="preserve">Premium Placement Fee: </w:t>
      </w:r>
      <w:r>
        <w:rPr/>
        <w:t>R250 (excl. VAT) per listing for featured placement in search results;</w:t>
      </w:r>
    </w:p>
    <w:p>
      <w:pPr>
        <w:pStyle w:val="Normal"/>
        <w:widowControl/>
        <w:suppressAutoHyphens w:val="true"/>
        <w:overflowPunct w:val="false"/>
        <w:bidi w:val="0"/>
        <w:spacing w:lineRule="auto" w:line="276" w:before="0" w:after="0"/>
        <w:ind w:hanging="360" w:left="449" w:right="0"/>
        <w:jc w:val="left"/>
        <w:rPr/>
      </w:pPr>
      <w:r>
        <w:rPr/>
        <w:t xml:space="preserve">    • </w:t>
      </w:r>
      <w:r>
        <w:rPr>
          <w:b/>
          <w:bCs/>
          <w:color w:val="3B5E8C"/>
        </w:rPr>
        <w:t xml:space="preserve">Payment Processing Fee: </w:t>
      </w:r>
      <w:r>
        <w:rPr/>
        <w:t>2.5% of transaction value for all payments processed through the Platform's payments gateway; and</w:t>
      </w:r>
    </w:p>
    <w:p>
      <w:pPr>
        <w:pStyle w:val="Normal"/>
        <w:widowControl/>
        <w:suppressAutoHyphens w:val="true"/>
        <w:bidi w:val="0"/>
        <w:spacing w:lineRule="auto" w:line="276" w:before="0" w:after="0"/>
        <w:ind w:hanging="180" w:left="269" w:right="0"/>
        <w:jc w:val="left"/>
        <w:rPr/>
      </w:pPr>
      <w:r>
        <w:rPr/>
        <w:t xml:space="preserve">    • </w:t>
      </w:r>
      <w:r>
        <w:rPr>
          <w:b/>
          <w:bCs/>
          <w:color w:val="3B5E8C"/>
        </w:rPr>
        <w:t>Late Payment Fee:</w:t>
      </w:r>
      <w:r>
        <w:rPr/>
        <w:t xml:space="preserve"> 2% per month on overdue provider listing fees.</w:t>
      </w:r>
    </w:p>
    <w:p>
      <w:pPr>
        <w:pStyle w:val="Normal"/>
        <w:spacing w:lineRule="auto" w:line="276"/>
        <w:rPr/>
      </w:pPr>
      <w:r>
        <w:rPr/>
      </w:r>
    </w:p>
    <w:p>
      <w:pPr>
        <w:pStyle w:val="Normal"/>
        <w:spacing w:lineRule="auto" w:line="276"/>
        <w:rPr/>
      </w:pPr>
      <w:r>
        <w:rPr/>
        <w:t>Platform Fees are invoiced monthly in arrears and payable within 30 days of invoice date.</w:t>
      </w:r>
    </w:p>
    <w:p>
      <w:pPr>
        <w:pStyle w:val="Normal"/>
        <w:spacing w:lineRule="auto" w:line="276"/>
        <w:rPr/>
      </w:pPr>
      <w:r>
        <w:rPr/>
      </w:r>
    </w:p>
    <w:p>
      <w:pPr>
        <w:pStyle w:val="Heading2"/>
        <w:spacing w:lineRule="auto" w:line="276"/>
        <w:ind w:hanging="0" w:left="0"/>
        <w:rPr/>
      </w:pPr>
      <w:r>
        <w:rPr/>
        <w:t>D7 — Provider-User Relationship Terms</w:t>
      </w:r>
    </w:p>
    <w:p>
      <w:pPr>
        <w:pStyle w:val="Normal"/>
        <w:spacing w:lineRule="auto" w:line="276"/>
        <w:rPr/>
      </w:pPr>
      <w:r>
        <w:rPr/>
      </w:r>
    </w:p>
    <w:p>
      <w:pPr>
        <w:pStyle w:val="Normal"/>
        <w:widowControl/>
        <w:suppressAutoHyphens w:val="true"/>
        <w:overflowPunct w:val="false"/>
        <w:bidi w:val="0"/>
        <w:spacing w:lineRule="auto" w:line="276" w:before="0" w:after="0"/>
        <w:ind w:hanging="360" w:left="360" w:right="0"/>
        <w:jc w:val="left"/>
        <w:rPr/>
      </w:pPr>
      <w:r>
        <w:rPr/>
        <w:t xml:space="preserve">    •</w:t>
      </w:r>
      <w:r>
        <w:rPr>
          <w:color w:val="3B5E8C"/>
        </w:rPr>
        <w:t xml:space="preserve"> </w:t>
      </w:r>
      <w:r>
        <w:rPr>
          <w:b/>
          <w:bCs/>
          <w:color w:val="3B5E8C"/>
        </w:rPr>
        <w:t xml:space="preserve">Independent Contractors: </w:t>
      </w:r>
      <w:r>
        <w:rPr/>
        <w:t>Service providers and users are independent contractors. The Provider is not a party to service agreements;</w:t>
      </w:r>
    </w:p>
    <w:p>
      <w:pPr>
        <w:pStyle w:val="Normal"/>
        <w:widowControl/>
        <w:suppressAutoHyphens w:val="true"/>
        <w:overflowPunct w:val="false"/>
        <w:bidi w:val="0"/>
        <w:spacing w:lineRule="auto" w:line="276" w:before="0" w:after="0"/>
        <w:ind w:hanging="360" w:left="360" w:right="0"/>
        <w:jc w:val="left"/>
        <w:rPr/>
      </w:pPr>
      <w:r>
        <w:rPr/>
        <w:t xml:space="preserve">    • </w:t>
      </w:r>
      <w:r>
        <w:rPr>
          <w:b/>
          <w:bCs/>
          <w:color w:val="3B5E8C"/>
        </w:rPr>
        <w:t xml:space="preserve">Service Standards: </w:t>
      </w:r>
      <w:r>
        <w:rPr/>
        <w:t>Providers must comply with Consumer Protection Act and applicable industry standards;</w:t>
      </w:r>
    </w:p>
    <w:p>
      <w:pPr>
        <w:pStyle w:val="Normal"/>
        <w:widowControl/>
        <w:suppressAutoHyphens w:val="true"/>
        <w:overflowPunct w:val="false"/>
        <w:bidi w:val="0"/>
        <w:spacing w:lineRule="auto" w:line="276" w:before="0" w:after="0"/>
        <w:ind w:hanging="360" w:left="360" w:right="0"/>
        <w:jc w:val="left"/>
        <w:rPr/>
      </w:pPr>
      <w:r>
        <w:rPr/>
        <w:t xml:space="preserve">    • </w:t>
      </w:r>
      <w:r>
        <w:rPr>
          <w:b/>
          <w:bCs/>
          <w:color w:val="3B5E8C"/>
        </w:rPr>
        <w:t xml:space="preserve">Dispute Resolution: </w:t>
      </w:r>
      <w:r>
        <w:rPr/>
        <w:t>Disputes must be resolved directly between parties. The HOA Administrator may facilitate mediation;</w:t>
      </w:r>
    </w:p>
    <w:p>
      <w:pPr>
        <w:pStyle w:val="Normal"/>
        <w:widowControl/>
        <w:suppressAutoHyphens w:val="true"/>
        <w:overflowPunct w:val="false"/>
        <w:bidi w:val="0"/>
        <w:spacing w:lineRule="auto" w:line="276" w:before="0" w:after="0"/>
        <w:ind w:hanging="360" w:left="360" w:right="0"/>
        <w:jc w:val="left"/>
        <w:rPr/>
      </w:pPr>
      <w:r>
        <w:rPr/>
        <w:t xml:space="preserve">    • </w:t>
      </w:r>
      <w:r>
        <w:rPr>
          <w:b/>
          <w:bCs/>
          <w:color w:val="3B5E8C"/>
        </w:rPr>
        <w:t xml:space="preserve">Provider Responsibility: </w:t>
      </w:r>
      <w:r>
        <w:rPr/>
        <w:t>Service providers are responsible for service quality, safety, and dispute resolution;</w:t>
      </w:r>
    </w:p>
    <w:p>
      <w:pPr>
        <w:pStyle w:val="Normal"/>
        <w:widowControl/>
        <w:suppressAutoHyphens w:val="true"/>
        <w:bidi w:val="0"/>
        <w:spacing w:lineRule="auto" w:line="276" w:before="0" w:after="0"/>
        <w:ind w:hanging="180" w:left="180" w:right="0"/>
        <w:jc w:val="left"/>
        <w:rPr/>
      </w:pPr>
      <w:r>
        <w:rPr/>
        <w:t xml:space="preserve">    • </w:t>
      </w:r>
      <w:r>
        <w:rPr>
          <w:b/>
          <w:bCs/>
          <w:color w:val="3B5E8C"/>
        </w:rPr>
        <w:t xml:space="preserve">Access Revocation: </w:t>
      </w:r>
      <w:r>
        <w:rPr/>
        <w:t>Users may report concerns to the HOA Administrator for investigation;</w:t>
      </w:r>
    </w:p>
    <w:p>
      <w:pPr>
        <w:pStyle w:val="Normal"/>
        <w:widowControl/>
        <w:suppressAutoHyphens w:val="true"/>
        <w:bidi w:val="0"/>
        <w:spacing w:lineRule="auto" w:line="276" w:before="0" w:after="0"/>
        <w:ind w:hanging="180" w:left="180" w:right="0"/>
        <w:jc w:val="left"/>
        <w:rPr/>
      </w:pPr>
      <w:r>
        <w:rPr/>
        <w:t xml:space="preserve">    • </w:t>
      </w:r>
      <w:r>
        <w:rPr>
          <w:b/>
          <w:bCs/>
          <w:color w:val="3B5E8C"/>
        </w:rPr>
        <w:t xml:space="preserve">Confidentiality: </w:t>
      </w:r>
      <w:r>
        <w:rPr/>
        <w:t>Providers are subject to confidentiality obligations and must maintain customer data security.</w:t>
      </w:r>
    </w:p>
    <w:p>
      <w:pPr>
        <w:pStyle w:val="Normal"/>
        <w:spacing w:lineRule="auto" w:line="276"/>
        <w:rPr/>
      </w:pPr>
      <w:r>
        <w:rPr/>
      </w:r>
    </w:p>
    <w:p>
      <w:pPr>
        <w:pStyle w:val="Heading2"/>
        <w:spacing w:lineRule="auto" w:line="276"/>
        <w:ind w:hanging="0" w:left="0"/>
        <w:rPr/>
      </w:pPr>
      <w:r>
        <w:rPr/>
        <w:t>D8 — Provider's Role in Marketplace</w:t>
      </w:r>
    </w:p>
    <w:p>
      <w:pPr>
        <w:pStyle w:val="Normal"/>
        <w:spacing w:lineRule="auto" w:line="276"/>
        <w:rPr/>
      </w:pPr>
      <w:r>
        <w:rPr/>
      </w:r>
    </w:p>
    <w:p>
      <w:pPr>
        <w:pStyle w:val="Normal"/>
        <w:widowControl/>
        <w:suppressAutoHyphens w:val="true"/>
        <w:bidi w:val="0"/>
        <w:spacing w:lineRule="auto" w:line="276" w:before="0" w:after="0"/>
        <w:ind w:hanging="269" w:left="269" w:right="0"/>
        <w:jc w:val="left"/>
        <w:rPr/>
      </w:pPr>
      <w:r>
        <w:rPr/>
        <w:t xml:space="preserve">    • </w:t>
      </w:r>
      <w:r>
        <w:rPr>
          <w:b/>
          <w:bCs/>
          <w:color w:val="3B5E8C"/>
        </w:rPr>
        <w:t>Technology Facilitator:</w:t>
      </w:r>
      <w:r>
        <w:rPr/>
        <w:t xml:space="preserve"> The Provider operates the Marketplace solely as a technology platform and directory service;</w:t>
      </w:r>
    </w:p>
    <w:p>
      <w:pPr>
        <w:pStyle w:val="Normal"/>
        <w:widowControl/>
        <w:suppressAutoHyphens w:val="true"/>
        <w:bidi w:val="0"/>
        <w:spacing w:lineRule="auto" w:line="276" w:before="0" w:after="0"/>
        <w:ind w:hanging="269" w:left="269" w:right="0"/>
        <w:jc w:val="left"/>
        <w:rPr/>
      </w:pPr>
      <w:r>
        <w:rPr/>
        <w:t xml:space="preserve">    • </w:t>
      </w:r>
      <w:r>
        <w:rPr>
          <w:b/>
          <w:bCs/>
          <w:color w:val="3B5E8C"/>
        </w:rPr>
        <w:t xml:space="preserve">No Service Provision: </w:t>
      </w:r>
      <w:r>
        <w:rPr/>
        <w:t>The Provider does not provide any services listed in the Marketplace, other than those explicitly agreed upon in this Agreement;</w:t>
      </w:r>
    </w:p>
    <w:p>
      <w:pPr>
        <w:pStyle w:val="Normal"/>
        <w:widowControl/>
        <w:suppressAutoHyphens w:val="true"/>
        <w:bidi w:val="0"/>
        <w:spacing w:lineRule="auto" w:line="276" w:before="0" w:after="0"/>
        <w:ind w:hanging="269" w:left="269" w:right="0"/>
        <w:jc w:val="left"/>
        <w:rPr/>
      </w:pPr>
      <w:r>
        <w:rPr/>
        <w:t xml:space="preserve">    • </w:t>
      </w:r>
      <w:r>
        <w:rPr>
          <w:b/>
          <w:bCs/>
          <w:color w:val="3B5E8C"/>
        </w:rPr>
        <w:t xml:space="preserve">Verification Support: </w:t>
      </w:r>
      <w:r>
        <w:rPr/>
        <w:t>The Provider may assist with provider verification upon HOA request;</w:t>
      </w:r>
    </w:p>
    <w:p>
      <w:pPr>
        <w:pStyle w:val="Normal"/>
        <w:widowControl/>
        <w:suppressAutoHyphens w:val="true"/>
        <w:bidi w:val="0"/>
        <w:spacing w:lineRule="auto" w:line="276" w:before="0" w:after="0"/>
        <w:ind w:hanging="269" w:left="269" w:right="0"/>
        <w:jc w:val="left"/>
        <w:rPr/>
      </w:pPr>
      <w:r>
        <w:rPr/>
        <w:t xml:space="preserve">    • </w:t>
      </w:r>
      <w:r>
        <w:rPr>
          <w:b/>
          <w:bCs/>
          <w:color w:val="3B5E8C"/>
        </w:rPr>
        <w:t>Dispute Neutrality:</w:t>
      </w:r>
      <w:r>
        <w:rPr/>
        <w:t xml:space="preserve"> The Provider maintains neutrality in disputes between providers and users;</w:t>
      </w:r>
    </w:p>
    <w:p>
      <w:pPr>
        <w:pStyle w:val="Normal"/>
        <w:widowControl/>
        <w:suppressAutoHyphens w:val="true"/>
        <w:bidi w:val="0"/>
        <w:spacing w:lineRule="auto" w:line="276" w:before="0" w:after="0"/>
        <w:ind w:hanging="269" w:left="269" w:right="0"/>
        <w:jc w:val="left"/>
        <w:rPr/>
      </w:pPr>
      <w:r>
        <w:rPr/>
        <w:t xml:space="preserve">    • </w:t>
      </w:r>
      <w:r>
        <w:rPr>
          <w:b/>
          <w:bCs/>
          <w:color w:val="3B5E8C"/>
        </w:rPr>
        <w:t xml:space="preserve">Data Protection: </w:t>
      </w:r>
      <w:r>
        <w:rPr/>
        <w:t>Provider and transaction data is protected under Section 6 of the main Agreement; and</w:t>
      </w:r>
    </w:p>
    <w:p>
      <w:pPr>
        <w:pStyle w:val="Normal"/>
        <w:widowControl/>
        <w:suppressAutoHyphens w:val="true"/>
        <w:bidi w:val="0"/>
        <w:spacing w:lineRule="auto" w:line="276" w:before="0" w:after="0"/>
        <w:ind w:hanging="269" w:left="269" w:right="0"/>
        <w:jc w:val="left"/>
        <w:rPr/>
      </w:pPr>
      <w:r>
        <w:rPr/>
        <w:t xml:space="preserve">    • </w:t>
      </w:r>
      <w:r>
        <w:rPr>
          <w:b/>
          <w:bCs/>
          <w:color w:val="3B5E8C"/>
        </w:rPr>
        <w:t xml:space="preserve">Regulatory Compliance: </w:t>
      </w:r>
      <w:r>
        <w:rPr/>
        <w:t>The Provider cooperates with regulatory authorities as required.</w:t>
      </w:r>
    </w:p>
    <w:p>
      <w:pPr>
        <w:pStyle w:val="Normal"/>
        <w:spacing w:lineRule="auto" w:line="276"/>
        <w:rPr/>
      </w:pPr>
      <w:r>
        <w:rPr/>
      </w:r>
    </w:p>
    <w:p>
      <w:pPr>
        <w:pStyle w:val="Heading2"/>
        <w:spacing w:lineRule="auto" w:line="276"/>
        <w:ind w:hanging="0" w:left="0"/>
        <w:rPr/>
      </w:pPr>
      <w:r>
        <w:rPr/>
        <w:t>D9 — Marketplace API and Technical Requirements</w:t>
      </w:r>
    </w:p>
    <w:p>
      <w:pPr>
        <w:pStyle w:val="Normal"/>
        <w:spacing w:lineRule="auto" w:line="276"/>
        <w:rPr/>
      </w:pPr>
      <w:r>
        <w:rPr/>
      </w:r>
    </w:p>
    <w:p>
      <w:pPr>
        <w:pStyle w:val="Normal"/>
        <w:spacing w:lineRule="auto" w:line="276"/>
        <w:rPr/>
      </w:pPr>
      <w:r>
        <w:rPr/>
        <w:t>The Provider shall provide:</w:t>
      </w:r>
    </w:p>
    <w:p>
      <w:pPr>
        <w:pStyle w:val="Normal"/>
        <w:spacing w:lineRule="auto" w:line="276"/>
        <w:rPr/>
      </w:pPr>
      <w:r>
        <w:rPr/>
      </w:r>
    </w:p>
    <w:p>
      <w:pPr>
        <w:pStyle w:val="Normal"/>
        <w:spacing w:lineRule="auto" w:line="276"/>
        <w:rPr/>
      </w:pPr>
      <w:r>
        <w:rPr/>
        <w:t xml:space="preserve">    •</w:t>
      </w:r>
      <w:r>
        <w:rPr>
          <w:b/>
          <w:bCs/>
          <w:color w:val="3B5E8C"/>
        </w:rPr>
        <w:t xml:space="preserve"> </w:t>
      </w:r>
      <w:r>
        <w:rPr>
          <w:b/>
          <w:bCs/>
          <w:color w:val="3B5E8C"/>
        </w:rPr>
        <w:t>Listing API:</w:t>
      </w:r>
      <w:r>
        <w:rPr/>
        <w:t xml:space="preserve"> RESTful endpoints for creating, updating, and managing service listings;</w:t>
      </w:r>
    </w:p>
    <w:p>
      <w:pPr>
        <w:pStyle w:val="Normal"/>
        <w:spacing w:lineRule="auto" w:line="276"/>
        <w:rPr/>
      </w:pPr>
      <w:r>
        <w:rPr/>
        <w:t xml:space="preserve">    • </w:t>
      </w:r>
      <w:r>
        <w:rPr>
          <w:b/>
          <w:bCs/>
          <w:color w:val="3B5E8C"/>
        </w:rPr>
        <w:t>Search API:</w:t>
      </w:r>
      <w:r>
        <w:rPr/>
        <w:t xml:space="preserve"> API for searching and filtering Marketplace listings;</w:t>
      </w:r>
    </w:p>
    <w:p>
      <w:pPr>
        <w:pStyle w:val="Normal"/>
        <w:spacing w:lineRule="auto" w:line="276"/>
        <w:rPr/>
      </w:pPr>
      <w:r>
        <w:rPr/>
        <w:t xml:space="preserve">    • </w:t>
      </w:r>
      <w:r>
        <w:rPr>
          <w:b/>
          <w:bCs/>
          <w:color w:val="3B5E8C"/>
        </w:rPr>
        <w:t xml:space="preserve">Moderation API: </w:t>
      </w:r>
      <w:r>
        <w:rPr/>
        <w:t>Administrative API for HOA monitoring and content moderation;</w:t>
      </w:r>
    </w:p>
    <w:p>
      <w:pPr>
        <w:pStyle w:val="Normal"/>
        <w:spacing w:lineRule="auto" w:line="276"/>
        <w:rPr/>
      </w:pPr>
      <w:r>
        <w:rPr/>
        <w:t xml:space="preserve">    • </w:t>
      </w:r>
      <w:r>
        <w:rPr>
          <w:b/>
          <w:bCs/>
          <w:color w:val="3B5E8C"/>
        </w:rPr>
        <w:t>Analytics API:</w:t>
      </w:r>
      <w:r>
        <w:rPr/>
        <w:t xml:space="preserve"> API providing usage statistics and performance metrics;</w:t>
      </w:r>
    </w:p>
    <w:p>
      <w:pPr>
        <w:pStyle w:val="Normal"/>
        <w:spacing w:lineRule="auto" w:line="276"/>
        <w:rPr/>
      </w:pPr>
      <w:r>
        <w:rPr/>
        <w:t xml:space="preserve">    •</w:t>
      </w:r>
      <w:r>
        <w:rPr>
          <w:b/>
          <w:bCs/>
          <w:color w:val="3B5E8C"/>
        </w:rPr>
        <w:t xml:space="preserve"> </w:t>
      </w:r>
      <w:r>
        <w:rPr>
          <w:b/>
          <w:bCs/>
          <w:color w:val="3B5E8C"/>
        </w:rPr>
        <w:t>Documentation:</w:t>
      </w:r>
      <w:r>
        <w:rPr/>
        <w:t xml:space="preserve"> Clear API documentation and integration requirements;</w:t>
      </w:r>
    </w:p>
    <w:p>
      <w:pPr>
        <w:pStyle w:val="Normal"/>
        <w:spacing w:lineRule="auto" w:line="276"/>
        <w:rPr/>
      </w:pPr>
      <w:r>
        <w:rPr/>
        <w:t xml:space="preserve">    • </w:t>
      </w:r>
      <w:r>
        <w:rPr>
          <w:b/>
          <w:bCs/>
          <w:color w:val="3B5E8C"/>
        </w:rPr>
        <w:t>Rate Limiting:</w:t>
      </w:r>
      <w:r>
        <w:rPr/>
        <w:t xml:space="preserve"> Reasonable API rate limits to prevent abuse;</w:t>
      </w:r>
    </w:p>
    <w:p>
      <w:pPr>
        <w:pStyle w:val="Normal"/>
        <w:spacing w:lineRule="auto" w:line="276"/>
        <w:rPr/>
      </w:pPr>
      <w:r>
        <w:rPr/>
        <w:t xml:space="preserve">    • </w:t>
      </w:r>
      <w:r>
        <w:rPr>
          <w:b/>
          <w:bCs/>
          <w:color w:val="3B5E8C"/>
        </w:rPr>
        <w:t xml:space="preserve">Version Control: </w:t>
      </w:r>
      <w:r>
        <w:rPr/>
        <w:t>API versioning and deprecation notices; and</w:t>
      </w:r>
    </w:p>
    <w:p>
      <w:pPr>
        <w:pStyle w:val="Normal"/>
        <w:spacing w:lineRule="auto" w:line="276"/>
        <w:rPr/>
      </w:pPr>
      <w:r>
        <w:rPr/>
        <w:t xml:space="preserve">    • </w:t>
      </w:r>
      <w:r>
        <w:rPr>
          <w:b/>
          <w:bCs/>
          <w:color w:val="3B5E8C"/>
        </w:rPr>
        <w:t xml:space="preserve">Technical Support: </w:t>
      </w:r>
      <w:r>
        <w:rPr/>
        <w:t>Support for API integration and marketplace operations.</w:t>
      </w:r>
    </w:p>
    <w:p>
      <w:pPr>
        <w:pStyle w:val="Normal"/>
        <w:spacing w:lineRule="auto" w:line="276"/>
        <w:rPr/>
      </w:pPr>
      <w:r>
        <w:rPr/>
      </w:r>
    </w:p>
    <w:p>
      <w:pPr>
        <w:pStyle w:val="Heading2"/>
        <w:spacing w:lineRule="auto" w:line="276"/>
        <w:ind w:hanging="0" w:left="0"/>
        <w:rPr/>
      </w:pPr>
      <w:r>
        <w:rPr/>
        <w:t>D10 — Termination of Marketplace Participation</w:t>
      </w:r>
    </w:p>
    <w:p>
      <w:pPr>
        <w:pStyle w:val="Normal"/>
        <w:spacing w:lineRule="auto" w:line="276"/>
        <w:rPr/>
      </w:pPr>
      <w:r>
        <w:rPr/>
      </w:r>
    </w:p>
    <w:p>
      <w:pPr>
        <w:pStyle w:val="Normal"/>
        <w:spacing w:lineRule="auto" w:line="276"/>
        <w:rPr/>
      </w:pPr>
      <w:r>
        <w:rPr/>
        <w:t xml:space="preserve">    • </w:t>
      </w:r>
      <w:r>
        <w:rPr>
          <w:b/>
          <w:bCs/>
          <w:color w:val="3B5E8C"/>
        </w:rPr>
        <w:t>Voluntary Withdrawal:</w:t>
      </w:r>
      <w:r>
        <w:rPr/>
        <w:t xml:space="preserve"> Providers may withdraw from the Marketplace by providing 30 days written notice;</w:t>
      </w:r>
    </w:p>
    <w:p>
      <w:pPr>
        <w:pStyle w:val="Normal"/>
        <w:spacing w:lineRule="auto" w:line="276"/>
        <w:rPr/>
      </w:pPr>
      <w:r>
        <w:rPr/>
        <w:t xml:space="preserve">    • </w:t>
      </w:r>
      <w:r>
        <w:rPr>
          <w:b/>
          <w:bCs/>
          <w:color w:val="3B5E8C"/>
        </w:rPr>
        <w:t>HOA Termination:</w:t>
      </w:r>
      <w:r>
        <w:rPr/>
        <w:t xml:space="preserve"> The HOA may terminate a provider's marketplace participation with cause;</w:t>
      </w:r>
    </w:p>
    <w:p>
      <w:pPr>
        <w:pStyle w:val="Normal"/>
        <w:spacing w:lineRule="auto" w:line="276"/>
        <w:rPr/>
      </w:pPr>
      <w:r>
        <w:rPr/>
        <w:t xml:space="preserve">    •</w:t>
      </w:r>
      <w:r>
        <w:rPr>
          <w:color w:val="3B5E8C"/>
        </w:rPr>
        <w:t xml:space="preserve"> </w:t>
      </w:r>
      <w:r>
        <w:rPr>
          <w:b/>
          <w:bCs/>
          <w:color w:val="3B5E8C"/>
        </w:rPr>
        <w:t xml:space="preserve">Provider Termination: </w:t>
      </w:r>
      <w:r>
        <w:rPr/>
        <w:t>The Provider may terminate participation for breach of this Addendum;</w:t>
      </w:r>
    </w:p>
    <w:p>
      <w:pPr>
        <w:pStyle w:val="Normal"/>
        <w:spacing w:lineRule="auto" w:line="276"/>
        <w:rPr/>
      </w:pPr>
      <w:r>
        <w:rPr/>
        <w:t xml:space="preserve">    •</w:t>
      </w:r>
      <w:r>
        <w:rPr>
          <w:b/>
          <w:bCs/>
          <w:color w:val="3B5E8C"/>
        </w:rPr>
        <w:t xml:space="preserve"> </w:t>
      </w:r>
      <w:r>
        <w:rPr>
          <w:b/>
          <w:bCs/>
          <w:color w:val="3B5E8C"/>
        </w:rPr>
        <w:t>Data Retention:</w:t>
      </w:r>
      <w:r>
        <w:rPr/>
        <w:t xml:space="preserve"> Provider data retained for 3 years for regulatory compliance, then deleted; and</w:t>
      </w:r>
    </w:p>
    <w:p>
      <w:pPr>
        <w:pStyle w:val="Normal"/>
        <w:spacing w:lineRule="auto" w:line="276"/>
        <w:rPr/>
      </w:pPr>
      <w:r>
        <w:rPr/>
        <w:t xml:space="preserve">    • </w:t>
      </w:r>
      <w:r>
        <w:rPr>
          <w:b/>
          <w:bCs/>
          <w:color w:val="3B5E8C"/>
        </w:rPr>
        <w:t>Outstanding Obligations:</w:t>
      </w:r>
      <w:r>
        <w:rPr/>
        <w:t xml:space="preserve"> Termination does not relieve parties of pre-termination obligations.</w:t>
      </w:r>
    </w:p>
    <w:p>
      <w:pPr>
        <w:pStyle w:val="Normal"/>
        <w:spacing w:lineRule="auto" w:line="276"/>
        <w:rPr/>
      </w:pPr>
      <w:r>
        <w:rPr/>
      </w:r>
    </w:p>
    <w:p>
      <w:pPr>
        <w:pStyle w:val="Heading2"/>
        <w:spacing w:lineRule="auto" w:line="276"/>
        <w:ind w:hanging="0" w:left="0"/>
        <w:rPr/>
      </w:pPr>
      <w:r>
        <w:rPr/>
        <w:t>D11 — Future Development and Amendments</w:t>
      </w:r>
    </w:p>
    <w:p>
      <w:pPr>
        <w:pStyle w:val="Normal"/>
        <w:spacing w:lineRule="auto" w:line="276"/>
        <w:rPr/>
      </w:pPr>
      <w:r>
        <w:rPr/>
      </w:r>
    </w:p>
    <w:p>
      <w:pPr>
        <w:pStyle w:val="Normal"/>
        <w:spacing w:lineRule="auto" w:line="276"/>
        <w:rPr/>
      </w:pPr>
      <w:r>
        <w:rPr/>
        <w:t>This Addendum may be amended by mutual agreement to include:</w:t>
      </w:r>
    </w:p>
    <w:p>
      <w:pPr>
        <w:pStyle w:val="Normal"/>
        <w:spacing w:lineRule="auto" w:line="276"/>
        <w:rPr/>
      </w:pPr>
      <w:r>
        <w:rPr/>
      </w:r>
    </w:p>
    <w:p>
      <w:pPr>
        <w:pStyle w:val="Normal"/>
        <w:spacing w:lineRule="auto" w:line="276"/>
        <w:rPr/>
      </w:pPr>
      <w:r>
        <w:rPr/>
        <w:t xml:space="preserve">    • </w:t>
      </w:r>
      <w:r>
        <w:rPr/>
        <w:t>Additional service categories or marketplace features;</w:t>
      </w:r>
    </w:p>
    <w:p>
      <w:pPr>
        <w:pStyle w:val="Normal"/>
        <w:spacing w:lineRule="auto" w:line="276"/>
        <w:rPr/>
      </w:pPr>
      <w:r>
        <w:rPr/>
        <w:t xml:space="preserve">    • </w:t>
      </w:r>
      <w:r>
        <w:rPr/>
        <w:t>Enhanced provider verification requirements;</w:t>
      </w:r>
    </w:p>
    <w:p>
      <w:pPr>
        <w:pStyle w:val="Normal"/>
        <w:spacing w:lineRule="auto" w:line="276"/>
        <w:rPr/>
      </w:pPr>
      <w:r>
        <w:rPr/>
        <w:t xml:space="preserve">    • </w:t>
      </w:r>
      <w:r>
        <w:rPr/>
        <w:t>New Platform Fee structures;</w:t>
      </w:r>
    </w:p>
    <w:p>
      <w:pPr>
        <w:pStyle w:val="Normal"/>
        <w:spacing w:lineRule="auto" w:line="276"/>
        <w:rPr/>
      </w:pPr>
      <w:r>
        <w:rPr/>
        <w:t xml:space="preserve">    • </w:t>
      </w:r>
      <w:r>
        <w:rPr/>
        <w:t>Booking and scheduling integration;</w:t>
      </w:r>
    </w:p>
    <w:p>
      <w:pPr>
        <w:pStyle w:val="Normal"/>
        <w:spacing w:lineRule="auto" w:line="276"/>
        <w:rPr/>
      </w:pPr>
      <w:r>
        <w:rPr/>
        <w:t xml:space="preserve">    • </w:t>
      </w:r>
      <w:r>
        <w:rPr/>
        <w:t>Payment processing enhancements; and</w:t>
      </w:r>
    </w:p>
    <w:p>
      <w:pPr>
        <w:pStyle w:val="Normal"/>
        <w:spacing w:lineRule="auto" w:line="276"/>
        <w:rPr/>
      </w:pPr>
      <w:r>
        <w:rPr/>
        <w:t xml:space="preserve">    • </w:t>
      </w:r>
      <w:r>
        <w:rPr/>
        <w:t>Review and rating system improvements.</w:t>
      </w:r>
    </w:p>
    <w:p>
      <w:pPr>
        <w:pStyle w:val="PreformattedText"/>
        <w:spacing w:before="60" w:after="100"/>
        <w:rPr>
          <w:rFonts w:eastAsia="Arial" w:cs="Arial"/>
          <w:color w:val="1E293B"/>
          <w:sz w:val="20"/>
          <w:szCs w:val="20"/>
        </w:rPr>
      </w:pPr>
      <w:r>
        <w:rPr>
          <w:rFonts w:eastAsia="Arial" w:cs="Arial"/>
          <w:color w:val="1E293B"/>
          <w:sz w:val="20"/>
          <w:szCs w:val="20"/>
        </w:rPr>
      </w:r>
    </w:p>
    <w:p>
      <w:pPr>
        <w:pStyle w:val="Normal"/>
        <w:spacing w:before="0" w:after="60"/>
        <w:rPr>
          <w:rFonts w:eastAsia="Arial" w:cs="Arial"/>
          <w:color w:val="1E293B"/>
          <w:sz w:val="20"/>
          <w:szCs w:val="20"/>
        </w:rPr>
      </w:pPr>
      <w:r>
        <w:rPr>
          <w:rFonts w:eastAsia="Arial" w:cs="Arial"/>
          <w:color w:val="1E293B"/>
          <w:sz w:val="20"/>
          <w:szCs w:val="20"/>
        </w:rPr>
      </w:r>
    </w:p>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60"/>
        <w:rPr/>
      </w:pPr>
      <w:r>
        <w:rPr/>
      </w:r>
    </w:p>
    <w:p>
      <w:pPr>
        <w:pStyle w:val="Heading2"/>
        <w:spacing w:before="240" w:after="80"/>
        <w:ind w:hanging="0" w:left="0"/>
        <w:rPr>
          <w:rFonts w:ascii="Arial" w:hAnsi="Arial" w:eastAsia="Arial" w:cs="Arial"/>
          <w:b/>
          <w:bCs/>
          <w:color w:val="3B5E8C"/>
          <w:sz w:val="24"/>
          <w:szCs w:val="24"/>
        </w:rPr>
      </w:pPr>
      <w:del w:id="16" w:author="Claude" w:date="2026-05-17T00:00:00Z">
        <w:commentRangeStart w:id="4"/>
        <w:r>
          <w:rPr>
            <w:b/>
            <w:bCs/>
            <w:color w:val="3B5E8C"/>
            <w:sz w:val="24"/>
            <w:szCs w:val="24"/>
          </w:rPr>
          <w:delText>D8 — Effective Date of this Addendum</w:delText>
        </w:r>
      </w:del>
      <w:ins w:id="17" w:author="Claude" w:date="2026-05-17T00:00:00Z">
        <w:r>
          <w:rPr>
            <w:b/>
            <w:bCs/>
            <w:color w:val="3B5E8C"/>
            <w:sz w:val="24"/>
            <w:szCs w:val="24"/>
          </w:rPr>
          <w:t>D12 — Effective Date of this Addendum</w:t>
        </w:r>
      </w:ins>
      <w:commentRangeEnd w:id="4"/>
      <w:r>
        <w:commentReference w:id="4"/>
      </w:r>
      <w:r>
        <w:rPr>
          <w:b/>
          <w:bCs/>
          <w:color w:val="3B5E8C"/>
          <w:sz w:val="24"/>
          <w:szCs w:val="24"/>
        </w:rPr>
      </w:r>
    </w:p>
    <w:tbl>
      <w:tblPr>
        <w:tblW w:w="9720" w:type="dxa"/>
        <w:jc w:val="left"/>
        <w:tblInd w:w="-125" w:type="dxa"/>
        <w:tblLayout w:type="fixed"/>
        <w:tblCellMar>
          <w:top w:w="80" w:type="dxa"/>
          <w:left w:w="120" w:type="dxa"/>
          <w:bottom w:w="80" w:type="dxa"/>
          <w:right w:w="120" w:type="dxa"/>
        </w:tblCellMar>
      </w:tblPr>
      <w:tblGrid>
        <w:gridCol w:w="2800"/>
        <w:gridCol w:w="6919"/>
      </w:tblGrid>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Addendum Effective Date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Provider Signatory</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Client Signatory</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Version</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r>
          </w:p>
        </w:tc>
      </w:tr>
    </w:tbl>
    <w:p>
      <w:pPr>
        <w:pStyle w:val="Normal"/>
        <w:spacing w:before="0" w:after="120"/>
        <w:rPr/>
      </w:pPr>
      <w:r>
        <w:rPr/>
      </w:r>
    </w:p>
    <w:p>
      <w:pPr>
        <w:pStyle w:val="Normal"/>
        <w:spacing w:before="0" w:after="120"/>
        <w:rPr/>
      </w:pPr>
      <w:r>
        <w:rPr/>
      </w:r>
    </w:p>
    <w:p>
      <w:pPr>
        <w:pStyle w:val="Normal"/>
        <w:spacing w:before="0" w:after="120"/>
        <w:rPr/>
      </w:pPr>
      <w:r>
        <w:rPr/>
      </w:r>
    </w:p>
    <w:p>
      <w:pPr>
        <w:pStyle w:val="Normal"/>
        <w:spacing w:lineRule="auto" w:line="276" w:before="0" w:after="120"/>
        <w:rPr/>
      </w:pPr>
      <w:r>
        <w:rPr/>
      </w:r>
      <w:r>
        <w:br w:type="page"/>
      </w:r>
    </w:p>
    <w:p>
      <w:pPr>
        <w:pStyle w:val="Normal"/>
        <w:spacing w:lineRule="auto" w:line="276" w:before="0" w:after="0"/>
        <w:rPr/>
      </w:pPr>
      <w:r>
        <w:rPr/>
      </w:r>
    </w:p>
    <w:p>
      <w:pPr>
        <w:pStyle w:val="Normal"/>
        <w:spacing w:lineRule="auto" w:line="276" w:before="0" w:after="60"/>
        <w:jc w:val="center"/>
        <w:rPr/>
      </w:pPr>
      <w:r>
        <w:rPr>
          <w:rFonts w:eastAsia="Arial" w:cs="Arial"/>
          <w:b/>
          <w:bCs/>
          <w:caps/>
          <w:color w:val="2563EB"/>
          <w:sz w:val="36"/>
          <w:szCs w:val="36"/>
        </w:rPr>
        <w:t>SCHEDULE E</w:t>
      </w:r>
    </w:p>
    <w:p>
      <w:pPr>
        <w:pStyle w:val="Normal"/>
        <w:spacing w:lineRule="auto" w:line="276" w:before="0" w:after="40"/>
        <w:jc w:val="center"/>
        <w:rPr/>
      </w:pPr>
      <w:r>
        <w:rPr>
          <w:rFonts w:eastAsia="Arial" w:cs="Arial"/>
          <w:b/>
          <w:bCs/>
          <w:color w:val="1A2E44"/>
          <w:sz w:val="26"/>
          <w:szCs w:val="26"/>
        </w:rPr>
        <w:t>ADDENDUM: Agent Interface</w:t>
      </w:r>
    </w:p>
    <w:p>
      <w:pPr>
        <w:pStyle w:val="Normal"/>
        <w:spacing w:lineRule="auto" w:line="276" w:before="0" w:after="120"/>
        <w:jc w:val="center"/>
        <w:rPr>
          <w:rFonts w:eastAsia="Arial" w:cs="Arial"/>
          <w:b/>
          <w:bCs/>
          <w:i/>
          <w:i/>
          <w:iCs/>
          <w:color w:val="DC2626"/>
          <w:sz w:val="20"/>
          <w:szCs w:val="20"/>
        </w:rPr>
      </w:pPr>
      <w:r>
        <w:rPr>
          <w:rFonts w:eastAsia="Arial" w:cs="Arial"/>
          <w:b/>
          <w:bCs/>
          <w:i/>
          <w:iCs/>
          <w:color w:val="DC2626"/>
          <w:sz w:val="20"/>
          <w:szCs w:val="20"/>
        </w:rPr>
      </w:r>
    </w:p>
    <w:p>
      <w:pPr>
        <w:pStyle w:val="Normal"/>
        <w:pBdr>
          <w:bottom w:val="single" w:sz="6" w:space="1" w:color="2563EB"/>
        </w:pBdr>
        <w:spacing w:lineRule="auto" w:line="276" w:before="0" w:after="120"/>
        <w:rPr/>
      </w:pPr>
      <w:r>
        <w:rPr/>
      </w:r>
    </w:p>
    <w:p>
      <w:pPr>
        <w:pStyle w:val="Normal"/>
        <w:spacing w:lineRule="auto" w:line="276" w:before="0" w:after="80"/>
        <w:rPr/>
      </w:pPr>
      <w:r>
        <w:rPr/>
      </w:r>
    </w:p>
    <w:p>
      <w:pPr>
        <w:pStyle w:val="Normal"/>
        <w:spacing w:lineRule="auto" w:line="276" w:before="0" w:after="80"/>
        <w:rPr/>
      </w:pPr>
      <w:r>
        <w:rPr/>
      </w:r>
    </w:p>
    <w:tbl>
      <w:tblPr>
        <w:tblW w:w="9794" w:type="dxa"/>
        <w:jc w:val="left"/>
        <w:tblInd w:w="-245" w:type="dxa"/>
        <w:tblLayout w:type="fixed"/>
        <w:tblCellMar>
          <w:top w:w="120" w:type="dxa"/>
          <w:left w:w="240" w:type="dxa"/>
          <w:bottom w:w="120" w:type="dxa"/>
          <w:right w:w="240" w:type="dxa"/>
        </w:tblCellMar>
      </w:tblPr>
      <w:tblGrid>
        <w:gridCol w:w="9794"/>
      </w:tblGrid>
      <w:tr>
        <w:trPr/>
        <w:tc>
          <w:tcPr>
            <w:tcW w:w="9794" w:type="dxa"/>
            <w:tcBorders>
              <w:top w:val="single" w:sz="4" w:space="0" w:color="BFDBFE"/>
              <w:left w:val="single" w:sz="4" w:space="0" w:color="BFDBFE"/>
              <w:bottom w:val="single" w:sz="4" w:space="0" w:color="BFDBFE"/>
              <w:right w:val="single" w:sz="4" w:space="0" w:color="BFDBFE"/>
            </w:tcBorders>
            <w:shd w:fill="EFF6FF" w:val="clear"/>
          </w:tcPr>
          <w:p>
            <w:pPr>
              <w:pStyle w:val="Normal"/>
              <w:spacing w:lineRule="auto" w:line="276"/>
              <w:rPr/>
            </w:pPr>
            <w:r>
              <w:rPr>
                <w:rFonts w:eastAsia="Arial" w:cs="Arial"/>
                <w:b/>
                <w:bCs/>
                <w:color w:val="1A2E44"/>
                <w:sz w:val="20"/>
                <w:szCs w:val="20"/>
              </w:rPr>
              <w:t>Note to Parties</w:t>
            </w:r>
          </w:p>
          <w:p>
            <w:pPr>
              <w:pStyle w:val="Normal"/>
              <w:spacing w:lineRule="auto" w:line="276" w:before="0" w:after="40"/>
              <w:rPr/>
            </w:pPr>
            <w:r>
              <w:rPr/>
            </w:r>
          </w:p>
          <w:p>
            <w:pPr>
              <w:pStyle w:val="Normal"/>
              <w:spacing w:lineRule="auto" w:line="276"/>
              <w:rPr/>
            </w:pPr>
            <w:r>
              <w:rPr/>
              <w:t>Schedule E (the "Agent Interface Addendum") establishes the terms governing the Premium Seat Agent Marketplace feature of the Platform ("Agent Marketplace"). The Agent Marketplace enables Premium Seat holders to connect with verified real estate agents for property management, sales, leasing, and related services within the Soralia Village community.</w:t>
            </w:r>
          </w:p>
          <w:p>
            <w:pPr>
              <w:pStyle w:val="Normal"/>
              <w:spacing w:lineRule="auto" w:line="276"/>
              <w:rPr/>
            </w:pPr>
            <w:r>
              <w:rPr/>
            </w:r>
          </w:p>
          <w:p>
            <w:pPr>
              <w:pStyle w:val="Normal"/>
              <w:spacing w:lineRule="auto" w:line="276"/>
              <w:rPr>
                <w:b/>
                <w:bCs/>
              </w:rPr>
            </w:pPr>
            <w:r>
              <w:rPr>
                <w:b/>
                <w:bCs/>
              </w:rPr>
              <w:t>Definition of Terms</w:t>
            </w:r>
          </w:p>
          <w:p>
            <w:pPr>
              <w:pStyle w:val="Normal"/>
              <w:spacing w:lineRule="auto" w:line="276"/>
              <w:rPr>
                <w:b/>
                <w:bCs/>
              </w:rPr>
            </w:pPr>
            <w:r>
              <w:rPr>
                <w:b/>
                <w:bCs/>
              </w:rPr>
            </w:r>
          </w:p>
          <w:p>
            <w:pPr>
              <w:pStyle w:val="Normal"/>
              <w:spacing w:lineRule="auto" w:line="276" w:before="60" w:after="100"/>
              <w:rPr/>
            </w:pPr>
            <w:r>
              <w:rPr>
                <w:rStyle w:val="Strong"/>
                <w:rFonts w:eastAsia="Arial" w:cs="Arial"/>
                <w:color w:val="1E293B"/>
                <w:sz w:val="20"/>
                <w:szCs w:val="20"/>
              </w:rPr>
              <w:t>"Agent"</w:t>
            </w:r>
            <w:r>
              <w:rPr>
                <w:rFonts w:eastAsia="Arial" w:cs="Arial"/>
                <w:color w:val="1E293B"/>
                <w:sz w:val="20"/>
                <w:szCs w:val="20"/>
              </w:rPr>
              <w:t xml:space="preserve"> means a natural person or juristic entity that: (a) holds current registration with the Estate Agency Affairs Board ("EAAB") in terms of the Estate Agency Affairs Act 112 of 1976; (b) holds a valid Fidelity Fund Certificate issued by the EAAB; (c) maintains professional indemnity insurance with a minimum coverage of R5,000,000 per claim; (d) is a registered legal entity authorised to conduct real estate business in the Republic of South Africa; and (e) has completed the Provider's registration and verification process in accordance with Schedule E, Sections E4 and E5 and been approved by the Provider for listing on the Agent Marketplace. For the avoidance of doubt, an Agent is an independent third-party service provider and not an employee, partner, sub-contractor, or representative of the Provider or the Client. The Provider does not act as agent (in the legal sense) for any Agent or Premium Seat Holder in connection with any transaction facilitated through the Agent Marketplace.</w:t>
            </w:r>
          </w:p>
          <w:p>
            <w:pPr>
              <w:pStyle w:val="Normal"/>
              <w:spacing w:lineRule="auto" w:line="276"/>
              <w:rPr/>
            </w:pPr>
            <w:r>
              <w:rPr/>
            </w:r>
          </w:p>
          <w:p>
            <w:pPr>
              <w:pStyle w:val="Normal"/>
              <w:spacing w:lineRule="auto" w:line="276"/>
              <w:rPr/>
            </w:pPr>
            <w:r>
              <w:rPr>
                <w:b/>
                <w:bCs/>
              </w:rPr>
              <w:t>EAAB</w:t>
            </w:r>
            <w:r>
              <w:rPr/>
              <w:t xml:space="preserve"> means the Estate Agency Affairs Board established under the Estate Agency Affairs Act 112 of 1976, or its successor regulatory body.</w:t>
            </w:r>
          </w:p>
          <w:p>
            <w:pPr>
              <w:pStyle w:val="PreformattedText"/>
              <w:spacing w:lineRule="auto" w:line="276" w:before="60" w:after="100"/>
              <w:rPr>
                <w:rFonts w:eastAsia="Arial" w:cs="Arial"/>
                <w:color w:val="1E293B"/>
                <w:sz w:val="20"/>
                <w:szCs w:val="20"/>
              </w:rPr>
            </w:pPr>
            <w:r>
              <w:rPr>
                <w:rFonts w:eastAsia="Arial" w:cs="Arial"/>
                <w:color w:val="1E293B"/>
                <w:sz w:val="20"/>
                <w:szCs w:val="20"/>
              </w:rPr>
            </w:r>
          </w:p>
        </w:tc>
      </w:tr>
    </w:tbl>
    <w:p>
      <w:pPr>
        <w:pStyle w:val="Normal"/>
        <w:spacing w:lineRule="auto" w:line="276" w:before="0" w:after="80"/>
        <w:rPr>
          <w:rFonts w:eastAsia="Arial" w:cs="Arial"/>
          <w:b/>
          <w:bCs/>
          <w:color w:val="1A2E44"/>
          <w:sz w:val="20"/>
          <w:szCs w:val="20"/>
        </w:rPr>
      </w:pPr>
      <w:r>
        <w:rPr>
          <w:rFonts w:eastAsia="Arial" w:cs="Arial"/>
          <w:b/>
          <w:bCs/>
          <w:color w:val="1A2E44"/>
          <w:sz w:val="20"/>
          <w:szCs w:val="20"/>
        </w:rPr>
      </w:r>
    </w:p>
    <w:p>
      <w:pPr>
        <w:pStyle w:val="Heading2"/>
        <w:spacing w:lineRule="auto" w:line="276"/>
        <w:ind w:hanging="0" w:left="0"/>
        <w:rPr/>
      </w:pPr>
      <w:r>
        <w:rPr/>
        <w:t>E1 — Purpose and Scope</w:t>
      </w:r>
    </w:p>
    <w:p>
      <w:pPr>
        <w:pStyle w:val="Normal"/>
        <w:spacing w:lineRule="auto" w:line="276"/>
        <w:rPr/>
      </w:pPr>
      <w:r>
        <w:rPr/>
      </w:r>
    </w:p>
    <w:p>
      <w:pPr>
        <w:pStyle w:val="Normal"/>
        <w:spacing w:lineRule="auto" w:line="276"/>
        <w:rPr/>
      </w:pPr>
      <w:r>
        <w:rPr/>
        <w:t>This Schedule E (the "Agent Interface Addendum") establishes the terms governing the Premium Seat Agent Marketplace feature of the Platform ("Agent Marketplace"). The Agent Marketplace enables Premium Seat holders to connect with verified real estate agents for property management, sales, leasing, and related services within the Soralia Village community.</w:t>
      </w:r>
    </w:p>
    <w:p>
      <w:pPr>
        <w:pStyle w:val="Normal"/>
        <w:spacing w:lineRule="auto" w:line="276"/>
        <w:rPr/>
      </w:pPr>
      <w:r>
        <w:rPr/>
      </w:r>
    </w:p>
    <w:p>
      <w:pPr>
        <w:pStyle w:val="Heading2"/>
        <w:spacing w:lineRule="auto" w:line="276"/>
        <w:ind w:hanging="0" w:left="0"/>
        <w:rPr/>
      </w:pPr>
      <w:r>
        <w:rPr/>
        <w:t>E2 — Agent Marketplace Functionality</w:t>
      </w:r>
    </w:p>
    <w:p>
      <w:pPr>
        <w:pStyle w:val="Normal"/>
        <w:spacing w:lineRule="auto" w:line="276"/>
        <w:rPr/>
      </w:pPr>
      <w:r>
        <w:rPr/>
      </w:r>
    </w:p>
    <w:p>
      <w:pPr>
        <w:pStyle w:val="Normal"/>
        <w:spacing w:lineRule="auto" w:line="276"/>
        <w:rPr/>
      </w:pPr>
      <w:r>
        <w:rPr/>
        <w:t>The Agent Marketplace includes the following features:</w:t>
      </w:r>
    </w:p>
    <w:p>
      <w:pPr>
        <w:pStyle w:val="Normal"/>
        <w:spacing w:lineRule="auto" w:line="276"/>
        <w:rPr/>
      </w:pPr>
      <w:r>
        <w:rPr/>
      </w:r>
    </w:p>
    <w:p>
      <w:pPr>
        <w:pStyle w:val="Normal"/>
        <w:widowControl/>
        <w:suppressAutoHyphens w:val="false"/>
        <w:bidi w:val="0"/>
        <w:spacing w:lineRule="auto" w:line="276" w:before="0" w:after="0"/>
        <w:ind w:hanging="269" w:left="29" w:right="0"/>
        <w:jc w:val="left"/>
        <w:rPr/>
      </w:pPr>
      <w:r>
        <w:rPr/>
        <w:t xml:space="preserve">    • </w:t>
      </w:r>
      <w:r>
        <w:rPr>
          <w:b/>
          <w:bCs/>
          <w:color w:val="3B5E8C"/>
        </w:rPr>
        <w:t>Agent Discovery:</w:t>
      </w:r>
      <w:r>
        <w:rPr/>
        <w:t xml:space="preserve"> Premium Seat holders may browse and search verified real estate agents by specialization, service area, rating, commission rates, and experience;</w:t>
      </w:r>
    </w:p>
    <w:p>
      <w:pPr>
        <w:pStyle w:val="Normal"/>
        <w:widowControl/>
        <w:suppressAutoHyphens w:val="false"/>
        <w:bidi w:val="0"/>
        <w:spacing w:lineRule="auto" w:line="276" w:before="0" w:after="0"/>
        <w:ind w:hanging="269" w:left="29" w:right="0"/>
        <w:jc w:val="left"/>
        <w:rPr/>
      </w:pPr>
      <w:r>
        <w:rPr/>
        <w:t xml:space="preserve">    • </w:t>
      </w:r>
      <w:r>
        <w:rPr>
          <w:b/>
          <w:bCs/>
          <w:color w:val="3B5E8C"/>
        </w:rPr>
        <w:t>Agent Profiles:</w:t>
      </w:r>
      <w:r>
        <w:rPr/>
        <w:t xml:space="preserve"> Registered agents may maintain verified profiles showcasing their credentials, specializations, service areas, performance metrics, and client reviews;</w:t>
      </w:r>
    </w:p>
    <w:p>
      <w:pPr>
        <w:pStyle w:val="Normal"/>
        <w:widowControl/>
        <w:suppressAutoHyphens w:val="false"/>
        <w:bidi w:val="0"/>
        <w:spacing w:lineRule="auto" w:line="276" w:before="0" w:after="0"/>
        <w:ind w:hanging="269" w:left="29" w:right="0"/>
        <w:jc w:val="left"/>
        <w:rPr/>
      </w:pPr>
      <w:r>
        <w:rPr/>
        <w:t xml:space="preserve">    • </w:t>
      </w:r>
      <w:r>
        <w:rPr>
          <w:b/>
          <w:bCs/>
          <w:color w:val="3B5E8C"/>
        </w:rPr>
        <w:t>Connection Requests:</w:t>
      </w:r>
      <w:r>
        <w:rPr/>
        <w:t xml:space="preserve"> Premium Seat holders may initiate connection requests to agents, establishing authorized access relationships;</w:t>
      </w:r>
    </w:p>
    <w:p>
      <w:pPr>
        <w:pStyle w:val="Normal"/>
        <w:widowControl/>
        <w:suppressAutoHyphens w:val="false"/>
        <w:bidi w:val="0"/>
        <w:spacing w:lineRule="auto" w:line="276" w:before="0" w:after="0"/>
        <w:ind w:hanging="269" w:left="29" w:right="0"/>
        <w:jc w:val="left"/>
        <w:rPr/>
      </w:pPr>
      <w:r>
        <w:rPr/>
        <w:t xml:space="preserve">    • </w:t>
      </w:r>
      <w:r>
        <w:rPr>
          <w:b/>
          <w:bCs/>
          <w:color w:val="3B5E8C"/>
        </w:rPr>
        <w:t>Agent Access Grants:</w:t>
      </w:r>
      <w:r>
        <w:rPr/>
        <w:t xml:space="preserve"> Upon mutual agreement, agents may be granted delegated access to specific properties owned by Premium Seat holders for listing, showing, and management purposes;</w:t>
      </w:r>
    </w:p>
    <w:p>
      <w:pPr>
        <w:pStyle w:val="Normal"/>
        <w:widowControl/>
        <w:suppressAutoHyphens w:val="false"/>
        <w:bidi w:val="0"/>
        <w:spacing w:lineRule="auto" w:line="276" w:before="0" w:after="0"/>
        <w:ind w:hanging="269" w:left="29" w:right="0"/>
        <w:jc w:val="left"/>
        <w:rPr/>
      </w:pPr>
      <w:r>
        <w:rPr/>
        <w:t xml:space="preserve">    • </w:t>
      </w:r>
      <w:r>
        <w:rPr>
          <w:b/>
          <w:bCs/>
          <w:color w:val="3B5E8C"/>
        </w:rPr>
        <w:t>Property Listings</w:t>
      </w:r>
      <w:r>
        <w:rPr>
          <w:color w:val="3B5E8C"/>
        </w:rPr>
        <w:t xml:space="preserve">: </w:t>
      </w:r>
      <w:r>
        <w:rPr/>
        <w:t>Premium Seat holders may create and manage property listings for sale, rent, or lease, assigning agents to handle marketing and transactions;</w:t>
      </w:r>
    </w:p>
    <w:p>
      <w:pPr>
        <w:pStyle w:val="Normal"/>
        <w:widowControl/>
        <w:suppressAutoHyphens w:val="false"/>
        <w:bidi w:val="0"/>
        <w:spacing w:lineRule="auto" w:line="276" w:before="0" w:after="0"/>
        <w:ind w:hanging="269" w:left="29" w:right="0"/>
        <w:jc w:val="left"/>
        <w:rPr/>
      </w:pPr>
      <w:r>
        <w:rPr/>
        <w:t xml:space="preserve">    • </w:t>
      </w:r>
      <w:r>
        <w:rPr>
          <w:b/>
          <w:bCs/>
          <w:color w:val="3B5E8C"/>
        </w:rPr>
        <w:t xml:space="preserve">Commission Tracking: </w:t>
      </w:r>
      <w:r>
        <w:rPr/>
        <w:t>The Platform may facilitate commission tracking and payment processing between Premium Seat holders and agents; and</w:t>
      </w:r>
    </w:p>
    <w:p>
      <w:pPr>
        <w:pStyle w:val="Normal"/>
        <w:widowControl/>
        <w:suppressAutoHyphens w:val="false"/>
        <w:bidi w:val="0"/>
        <w:spacing w:lineRule="auto" w:line="276" w:before="0" w:after="0"/>
        <w:ind w:hanging="269" w:left="29" w:right="0"/>
        <w:jc w:val="left"/>
        <w:rPr/>
      </w:pPr>
      <w:r>
        <w:rPr/>
        <w:t xml:space="preserve">    •</w:t>
      </w:r>
      <w:r>
        <w:rPr>
          <w:b/>
          <w:bCs/>
          <w:color w:val="3B5E8C"/>
        </w:rPr>
        <w:t xml:space="preserve"> </w:t>
      </w:r>
      <w:r>
        <w:rPr>
          <w:b/>
          <w:bCs/>
          <w:color w:val="3B5E8C"/>
        </w:rPr>
        <w:t>Rating and Review System:</w:t>
      </w:r>
      <w:r>
        <w:rPr/>
        <w:t xml:space="preserve"> Premium Seat holders may rate and review agents based on service quality and transaction outcomes.</w:t>
      </w:r>
    </w:p>
    <w:p>
      <w:pPr>
        <w:pStyle w:val="Heading2"/>
        <w:spacing w:lineRule="auto" w:line="276"/>
        <w:ind w:hanging="0" w:left="0"/>
        <w:rPr/>
      </w:pPr>
      <w:del w:id="18" w:author="Claude" w:date="2026-05-17T00:00:00Z">
        <w:r>
          <w:rPr/>
          <w:delText>E3 — Variation of Section 2.4 Restrictions</w:delText>
        </w:r>
      </w:del>
      <w:ins w:id="19" w:author="Claude" w:date="2026-05-17T00:00:00Z">
        <w:r>
          <w:rPr/>
          <w:t>E3 — Variation of Section 2.5 Restrictions</w:t>
        </w:r>
      </w:ins>
    </w:p>
    <w:p>
      <w:pPr>
        <w:pStyle w:val="Normal"/>
        <w:spacing w:lineRule="auto" w:line="276"/>
        <w:rPr/>
      </w:pPr>
      <w:r>
        <w:rPr/>
      </w:r>
    </w:p>
    <w:p>
      <w:pPr>
        <w:pStyle w:val="Normal"/>
        <w:spacing w:lineRule="auto" w:line="276"/>
        <w:rPr/>
      </w:pPr>
      <w:r>
        <w:rPr/>
        <w:t xml:space="preserve">Pursuant to Section 2.5, the restrictions in </w:t>
      </w:r>
      <w:del w:id="20" w:author="Claude" w:date="2026-05-17T00:00:00Z">
        <w:r>
          <w:rPr/>
          <w:delText>Section 2.4</w:delText>
        </w:r>
      </w:del>
      <w:ins w:id="21" w:author="Claude" w:date="2026-05-17T00:00:00Z">
        <w:r>
          <w:rPr/>
          <w:t>Section 2.5</w:t>
        </w:r>
      </w:ins>
      <w:r>
        <w:rPr/>
        <w:t xml:space="preserve"> are hereby varied and extended as follows:</w:t>
      </w:r>
    </w:p>
    <w:p>
      <w:pPr>
        <w:pStyle w:val="Normal"/>
        <w:spacing w:lineRule="auto" w:line="276"/>
        <w:rPr/>
      </w:pPr>
      <w:r>
        <w:rPr/>
      </w:r>
    </w:p>
    <w:p>
      <w:pPr>
        <w:pStyle w:val="Normal"/>
        <w:widowControl/>
        <w:suppressAutoHyphens w:val="true"/>
        <w:bidi w:val="0"/>
        <w:spacing w:lineRule="auto" w:line="276" w:before="0" w:after="0"/>
        <w:ind w:hanging="269" w:left="269" w:right="0"/>
        <w:jc w:val="left"/>
        <w:rPr/>
      </w:pPr>
      <w:r>
        <w:rPr/>
        <w:t xml:space="preserve">    • </w:t>
      </w:r>
      <w:r>
        <w:rPr>
          <w:b/>
          <w:bCs/>
          <w:color w:val="3B5E8C"/>
        </w:rPr>
        <w:t xml:space="preserve">Commercial Exploitation: </w:t>
      </w:r>
      <w:r>
        <w:rPr/>
        <w:t>The Provider may commercially exploit aggregated, anonymized usage data from the Agent Marketplace for platform improvement and marketing purposes;</w:t>
      </w:r>
    </w:p>
    <w:p>
      <w:pPr>
        <w:pStyle w:val="Normal"/>
        <w:widowControl/>
        <w:suppressAutoHyphens w:val="true"/>
        <w:bidi w:val="0"/>
        <w:spacing w:lineRule="auto" w:line="276" w:before="0" w:after="0"/>
        <w:ind w:hanging="269" w:left="269" w:right="0"/>
        <w:jc w:val="left"/>
        <w:rPr/>
      </w:pPr>
      <w:r>
        <w:rPr/>
        <w:t xml:space="preserve">    • </w:t>
      </w:r>
      <w:r>
        <w:rPr>
          <w:b/>
          <w:bCs/>
          <w:color w:val="3B5E8C"/>
        </w:rPr>
        <w:t xml:space="preserve">Third-Party Services: </w:t>
      </w:r>
      <w:r>
        <w:rPr/>
        <w:t>Agents registered on the Agent Marketplace are permitted third-party service providers whose services may be offered through the Platform;</w:t>
      </w:r>
    </w:p>
    <w:p>
      <w:pPr>
        <w:pStyle w:val="Normal"/>
        <w:widowControl/>
        <w:suppressAutoHyphens w:val="true"/>
        <w:bidi w:val="0"/>
        <w:spacing w:lineRule="auto" w:line="276" w:before="0" w:after="0"/>
        <w:ind w:hanging="269" w:left="269" w:right="0"/>
        <w:jc w:val="left"/>
        <w:rPr/>
      </w:pPr>
      <w:r>
        <w:rPr/>
        <w:t xml:space="preserve">    • </w:t>
      </w:r>
      <w:r>
        <w:rPr>
          <w:b/>
          <w:bCs/>
          <w:color w:val="3B5E8C"/>
        </w:rPr>
        <w:t>Revenue Sharing:</w:t>
      </w:r>
      <w:r>
        <w:rPr/>
        <w:t xml:space="preserve"> The Provider may receive revenue share from agent commissions facilitated through the Agent Marketplace, subject to the Platform Fee Schedule in Section E6; and</w:t>
      </w:r>
    </w:p>
    <w:p>
      <w:pPr>
        <w:pStyle w:val="Normal"/>
        <w:widowControl/>
        <w:suppressAutoHyphens w:val="true"/>
        <w:bidi w:val="0"/>
        <w:spacing w:lineRule="auto" w:line="276" w:before="0" w:after="0"/>
        <w:ind w:hanging="269" w:left="269" w:right="0"/>
        <w:jc w:val="left"/>
        <w:rPr/>
      </w:pPr>
      <w:r>
        <w:rPr/>
        <w:t xml:space="preserve">    • </w:t>
      </w:r>
      <w:r>
        <w:rPr>
          <w:b/>
          <w:bCs/>
          <w:color w:val="3B5E8C"/>
        </w:rPr>
        <w:t xml:space="preserve">Service Provision: </w:t>
      </w:r>
      <w:r>
        <w:rPr/>
        <w:t>Agents may provide real estate services to Premium Seat holders within the Soralia</w:t>
      </w:r>
    </w:p>
    <w:p>
      <w:pPr>
        <w:pStyle w:val="Normal"/>
        <w:widowControl/>
        <w:suppressAutoHyphens w:val="true"/>
        <w:bidi w:val="0"/>
        <w:spacing w:lineRule="auto" w:line="276" w:before="0" w:after="0"/>
        <w:ind w:hanging="0" w:left="269" w:right="0"/>
        <w:jc w:val="left"/>
        <w:rPr/>
      </w:pPr>
      <w:r>
        <w:rPr/>
        <w:t>Village community through Platform-facilitated arrangements.</w:t>
      </w:r>
    </w:p>
    <w:p>
      <w:pPr>
        <w:pStyle w:val="Normal"/>
        <w:widowControl/>
        <w:suppressAutoHyphens w:val="true"/>
        <w:bidi w:val="0"/>
        <w:spacing w:lineRule="auto" w:line="276" w:before="0" w:after="0"/>
        <w:ind w:hanging="269" w:left="269" w:right="0"/>
        <w:jc w:val="left"/>
        <w:rPr/>
      </w:pPr>
      <w:r>
        <w:rPr/>
        <w:t xml:space="preserve">   • </w:t>
      </w:r>
      <w:r>
        <w:rPr/>
        <w:t>For the avoidance of doubt, the commercial exploitation permitted under this Section E3 does not extend to the unsolicited use of resident personal data or Directory Profile information for prospecting, cold contact, or any purpose not connected to a Platform-facilitated transaction to which the resident has consented. Any such use constitutes a breach of Section E7.2(e) and Section 6 of the Main Agreement.</w:t>
      </w:r>
    </w:p>
    <w:p>
      <w:pPr>
        <w:pStyle w:val="Normal"/>
        <w:spacing w:lineRule="auto" w:line="276"/>
        <w:rPr/>
      </w:pPr>
      <w:r>
        <w:rPr/>
      </w:r>
    </w:p>
    <w:p>
      <w:pPr>
        <w:pStyle w:val="Heading2"/>
        <w:spacing w:lineRule="auto" w:line="276"/>
        <w:ind w:hanging="0" w:left="0"/>
        <w:rPr/>
      </w:pPr>
      <w:r>
        <w:rPr/>
        <w:t>E4 — Agent Eligibility and Registration</w:t>
      </w:r>
    </w:p>
    <w:p>
      <w:pPr>
        <w:pStyle w:val="Normal"/>
        <w:spacing w:lineRule="auto" w:line="276"/>
        <w:rPr/>
      </w:pPr>
      <w:r>
        <w:rPr/>
      </w:r>
    </w:p>
    <w:p>
      <w:pPr>
        <w:pStyle w:val="Normal"/>
        <w:spacing w:lineRule="auto" w:line="276"/>
        <w:rPr/>
      </w:pPr>
      <w:r>
        <w:rPr/>
        <w:t>Agents seeking registration on the Agent Marketplace must meet the following eligibility criteria:</w:t>
      </w:r>
    </w:p>
    <w:p>
      <w:pPr>
        <w:pStyle w:val="Normal"/>
        <w:spacing w:lineRule="auto" w:line="276"/>
        <w:rPr/>
      </w:pPr>
      <w:r>
        <w:rPr/>
      </w:r>
    </w:p>
    <w:p>
      <w:pPr>
        <w:pStyle w:val="Normal"/>
        <w:widowControl/>
        <w:suppressAutoHyphens w:val="true"/>
        <w:bidi w:val="0"/>
        <w:spacing w:lineRule="auto" w:line="276" w:before="0" w:after="0"/>
        <w:ind w:hanging="180" w:left="29" w:right="0"/>
        <w:jc w:val="left"/>
        <w:rPr/>
      </w:pPr>
      <w:r>
        <w:rPr/>
        <w:t xml:space="preserve">    •</w:t>
      </w:r>
      <w:r>
        <w:rPr>
          <w:b/>
          <w:bCs/>
          <w:color w:val="3B5E8C"/>
        </w:rPr>
        <w:t xml:space="preserve"> </w:t>
      </w:r>
      <w:r>
        <w:rPr>
          <w:b/>
          <w:bCs/>
          <w:color w:val="3B5E8C"/>
        </w:rPr>
        <w:t>Valid Real Estate Professional Status:</w:t>
      </w:r>
      <w:r>
        <w:rPr/>
        <w:t xml:space="preserve"> Must hold current registration with the Estate Agency Affairs Board (EAAB) or equivalent regulatory body;</w:t>
      </w:r>
    </w:p>
    <w:p>
      <w:pPr>
        <w:pStyle w:val="Normal"/>
        <w:widowControl/>
        <w:suppressAutoHyphens w:val="true"/>
        <w:bidi w:val="0"/>
        <w:spacing w:lineRule="auto" w:line="276" w:before="0" w:after="0"/>
        <w:ind w:hanging="0" w:left="29" w:right="0"/>
        <w:jc w:val="left"/>
        <w:rPr/>
      </w:pPr>
      <w:r>
        <w:rPr/>
        <w:t xml:space="preserve"> • </w:t>
      </w:r>
      <w:r>
        <w:rPr>
          <w:b/>
          <w:bCs/>
          <w:color w:val="3B5E8C"/>
        </w:rPr>
        <w:t xml:space="preserve">Professional Indemnity Insurance: </w:t>
      </w:r>
      <w:r>
        <w:rPr/>
        <w:t>Must maintain valid professional indemnity insurance with minimum coverage of R5,000,000 per claim;</w:t>
      </w:r>
    </w:p>
    <w:p>
      <w:pPr>
        <w:pStyle w:val="Normal"/>
        <w:spacing w:lineRule="auto" w:line="276"/>
        <w:ind w:left="29"/>
        <w:rPr/>
      </w:pPr>
      <w:r>
        <w:rPr/>
        <w:t xml:space="preserve"> •</w:t>
      </w:r>
      <w:r>
        <w:rPr>
          <w:b/>
          <w:bCs/>
        </w:rPr>
        <w:t xml:space="preserve"> </w:t>
      </w:r>
      <w:r>
        <w:rPr>
          <w:b/>
          <w:bCs/>
          <w:color w:val="3B5E8C"/>
        </w:rPr>
        <w:t>Fidelity Fund Certificate:</w:t>
      </w:r>
      <w:r>
        <w:rPr/>
        <w:t xml:space="preserve"> Must be a member in good standing of the EAAB fidelity fund;</w:t>
      </w:r>
    </w:p>
    <w:p>
      <w:pPr>
        <w:pStyle w:val="Normal"/>
        <w:widowControl/>
        <w:suppressAutoHyphens w:val="true"/>
        <w:bidi w:val="0"/>
        <w:spacing w:lineRule="auto" w:line="276" w:before="0" w:after="0"/>
        <w:ind w:hanging="89" w:left="29" w:right="0"/>
        <w:jc w:val="left"/>
        <w:rPr/>
      </w:pPr>
      <w:r>
        <w:rPr/>
        <w:t xml:space="preserve">   •</w:t>
      </w:r>
      <w:r>
        <w:rPr>
          <w:b/>
          <w:bCs/>
          <w:color w:val="3B5E8C"/>
        </w:rPr>
        <w:t xml:space="preserve"> </w:t>
      </w:r>
      <w:r>
        <w:rPr>
          <w:b/>
          <w:bCs/>
          <w:color w:val="3B5E8C"/>
        </w:rPr>
        <w:t>Business Registration:</w:t>
      </w:r>
      <w:r>
        <w:rPr/>
        <w:t xml:space="preserve"> Must be a registered legal entity (sole proprietor, partnership, or company) authorized to conduct real estate business in South Africa;</w:t>
      </w:r>
    </w:p>
    <w:p>
      <w:pPr>
        <w:pStyle w:val="Normal"/>
        <w:widowControl/>
        <w:suppressAutoHyphens w:val="true"/>
        <w:bidi w:val="0"/>
        <w:spacing w:lineRule="auto" w:line="276" w:before="0" w:after="0"/>
        <w:ind w:hanging="180" w:left="29" w:right="0"/>
        <w:jc w:val="left"/>
        <w:rPr/>
      </w:pPr>
      <w:r>
        <w:rPr/>
        <w:t xml:space="preserve">    • </w:t>
      </w:r>
      <w:r>
        <w:rPr>
          <w:b/>
          <w:bCs/>
          <w:color w:val="3B5E8C"/>
        </w:rPr>
        <w:t>Background Verification:</w:t>
      </w:r>
      <w:r>
        <w:rPr/>
        <w:t xml:space="preserve"> Must consent to and pass background verification checks conducted by the  Provider or its nominated service provider; and</w:t>
      </w:r>
    </w:p>
    <w:p>
      <w:pPr>
        <w:pStyle w:val="Normal"/>
        <w:spacing w:lineRule="auto" w:line="276"/>
        <w:ind w:left="29"/>
        <w:rPr/>
      </w:pPr>
      <w:r>
        <w:rPr/>
        <w:t xml:space="preserve"> • </w:t>
      </w:r>
      <w:r>
        <w:rPr>
          <w:b/>
          <w:bCs/>
          <w:color w:val="3B5E8C"/>
        </w:rPr>
        <w:t>Platform Training:</w:t>
      </w:r>
      <w:r>
        <w:rPr/>
        <w:t xml:space="preserve"> Must complete mandatory Platform training provided by the Provider.</w:t>
      </w:r>
    </w:p>
    <w:p>
      <w:pPr>
        <w:pStyle w:val="Normal"/>
        <w:spacing w:lineRule="auto" w:line="276"/>
        <w:ind w:left="29"/>
        <w:rPr/>
      </w:pPr>
      <w:r>
        <w:rPr/>
      </w:r>
    </w:p>
    <w:p>
      <w:pPr>
        <w:pStyle w:val="BodyText"/>
        <w:spacing w:lineRule="auto" w:line="276"/>
        <w:ind w:left="29"/>
        <w:rPr/>
      </w:pPr>
      <w:r>
        <w:rPr>
          <w:rStyle w:val="Strong"/>
          <w:color w:val="3B5E8C"/>
        </w:rPr>
        <w:t>E4A — Agent Terms and Conditions</w:t>
      </w:r>
    </w:p>
    <w:p>
      <w:pPr>
        <w:pStyle w:val="BodyText"/>
        <w:spacing w:lineRule="auto" w:line="276"/>
        <w:rPr/>
      </w:pPr>
      <w:r>
        <w:rPr/>
        <w:t xml:space="preserve">No Agent may access or participate in the Agent Marketplace unless they have executed the Provider's standard </w:t>
      </w:r>
      <w:r>
        <w:rPr>
          <w:rStyle w:val="Strong"/>
        </w:rPr>
        <w:t>Agent Terms and Conditions</w:t>
      </w:r>
      <w:r>
        <w:rPr/>
        <w:t xml:space="preserve"> ("Agent T&amp;Cs"), which shall be made available by the Provider and updated from time to time. The Agent T&amp;Cs constitute a separate binding agreement between the Provider and each individual Agent and shall, at a minimum, address:</w:t>
      </w:r>
    </w:p>
    <w:p>
      <w:pPr>
        <w:pStyle w:val="BodyText"/>
        <w:spacing w:lineRule="auto" w:line="276"/>
        <w:rPr/>
      </w:pPr>
      <w:r>
        <w:rPr/>
        <w:t>(a) acceptance of the eligibility and verification requirements set out in Section E4 and E5 of this Addendum;</w:t>
      </w:r>
    </w:p>
    <w:p>
      <w:pPr>
        <w:pStyle w:val="BodyText"/>
        <w:spacing w:lineRule="auto" w:line="276"/>
        <w:rPr/>
      </w:pPr>
      <w:r>
        <w:rPr/>
        <w:t>(b) the Agent's obligations regarding confidentiality of Platform data and Premium Seat Holder information, incorporating by reference the standards set out in Section 7 of the Main Agreement;</w:t>
      </w:r>
    </w:p>
    <w:p>
      <w:pPr>
        <w:pStyle w:val="BodyText"/>
        <w:spacing w:lineRule="auto" w:line="276"/>
        <w:rPr/>
      </w:pPr>
      <w:r>
        <w:rPr/>
        <w:t>(c) the Agent's obligations under the Estate Agency Affairs Act 112 of 1976, the Consumer Protection Act 68 of 2008, and all applicable EAAB codes of conduct;</w:t>
      </w:r>
    </w:p>
    <w:p>
      <w:pPr>
        <w:pStyle w:val="BodyText"/>
        <w:spacing w:lineRule="auto" w:line="276"/>
        <w:rPr/>
      </w:pPr>
      <w:r>
        <w:rPr/>
        <w:t>(d) the Platform Fee obligations set out in Section E6 of this Addendum;</w:t>
      </w:r>
    </w:p>
    <w:p>
      <w:pPr>
        <w:pStyle w:val="BodyText"/>
        <w:spacing w:lineRule="auto" w:line="276"/>
        <w:rPr/>
      </w:pPr>
      <w:r>
        <w:rPr/>
        <w:t>(e) the independent contractor relationship and no-agency disclaimers set out in Sections E7 and E8 of this Addendum;</w:t>
      </w:r>
    </w:p>
    <w:p>
      <w:pPr>
        <w:pStyle w:val="BodyText"/>
        <w:spacing w:lineRule="auto" w:line="276"/>
        <w:rPr/>
      </w:pPr>
      <w:r>
        <w:rPr/>
        <w:t>(f) the consequences of termination of Agent Marketplace participation under Section E9; and</w:t>
      </w:r>
    </w:p>
    <w:p>
      <w:pPr>
        <w:pStyle w:val="BodyText"/>
        <w:spacing w:lineRule="auto" w:line="276"/>
        <w:rPr/>
      </w:pPr>
      <w:r>
        <w:rPr/>
        <w:t>(g) data processing obligations consistent with the Provider's POPIA operator obligations under Section 6 of the Main Agreement.</w:t>
      </w:r>
    </w:p>
    <w:p>
      <w:pPr>
        <w:pStyle w:val="BodyText"/>
        <w:spacing w:lineRule="auto" w:line="276"/>
        <w:rPr/>
      </w:pPr>
      <w:r>
        <w:rPr/>
        <w:t>The Provider shall maintain a register of all Agents who have executed the Agent T&amp;Cs and shall make this register available to the Client on request. The Agent T&amp;Cs may be amended by the Provider on no less than thirty (30) days' prior written notice to registered Agents. An Agent who does not accept an amendment may withdraw from the Agent Marketplace in accordance with Section E9. The Client acknowledges that the Agent T&amp;Cs are a direct relationship between the Provider and each Agent and that the Client is not a party to them.</w:t>
      </w:r>
    </w:p>
    <w:p>
      <w:pPr>
        <w:pStyle w:val="Normal"/>
        <w:spacing w:lineRule="auto" w:line="276"/>
        <w:ind w:left="29"/>
        <w:rPr/>
      </w:pPr>
      <w:r>
        <w:rPr/>
      </w:r>
    </w:p>
    <w:p>
      <w:pPr>
        <w:pStyle w:val="Normal"/>
        <w:spacing w:lineRule="auto" w:line="276"/>
        <w:rPr/>
      </w:pPr>
      <w:r>
        <w:rPr/>
      </w:r>
    </w:p>
    <w:p>
      <w:pPr>
        <w:pStyle w:val="Heading2"/>
        <w:spacing w:lineRule="auto" w:line="276"/>
        <w:ind w:hanging="0" w:left="0"/>
        <w:rPr/>
      </w:pPr>
      <w:r>
        <w:rPr/>
        <w:t>E5 — Agent Verification and Vetting Process</w:t>
      </w:r>
    </w:p>
    <w:p>
      <w:pPr>
        <w:pStyle w:val="Normal"/>
        <w:spacing w:lineRule="auto" w:line="276"/>
        <w:rPr/>
      </w:pPr>
      <w:r>
        <w:rPr/>
      </w:r>
    </w:p>
    <w:p>
      <w:pPr>
        <w:pStyle w:val="Normal"/>
        <w:widowControl/>
        <w:suppressAutoHyphens w:val="true"/>
        <w:bidi w:val="0"/>
        <w:spacing w:lineRule="auto" w:line="276" w:before="0" w:after="0"/>
        <w:ind w:hanging="180" w:left="269" w:right="0"/>
        <w:jc w:val="left"/>
        <w:rPr/>
      </w:pPr>
      <w:r>
        <w:rPr/>
        <w:t xml:space="preserve">    • </w:t>
      </w:r>
      <w:r>
        <w:rPr>
          <w:b/>
          <w:bCs/>
          <w:color w:val="3B5E8C"/>
        </w:rPr>
        <w:t>Application:</w:t>
      </w:r>
      <w:r>
        <w:rPr/>
        <w:t xml:space="preserve"> Agents submit registration applications through the Platform, providing required documentation and consents;</w:t>
      </w:r>
    </w:p>
    <w:p>
      <w:pPr>
        <w:pStyle w:val="Normal"/>
        <w:widowControl/>
        <w:suppressAutoHyphens w:val="true"/>
        <w:bidi w:val="0"/>
        <w:spacing w:lineRule="auto" w:line="276" w:before="0" w:after="0"/>
        <w:ind w:hanging="180" w:left="269" w:right="0"/>
        <w:jc w:val="left"/>
        <w:rPr/>
      </w:pPr>
      <w:r>
        <w:rPr/>
        <w:t xml:space="preserve">    • </w:t>
      </w:r>
      <w:r>
        <w:rPr>
          <w:b/>
          <w:bCs/>
          <w:color w:val="3B5E8C"/>
        </w:rPr>
        <w:t xml:space="preserve">Verification: </w:t>
      </w:r>
      <w:r>
        <w:rPr/>
        <w:t>The Provider conducts background checks, license verification, and insurance validation within 10 business days;</w:t>
      </w:r>
    </w:p>
    <w:p>
      <w:pPr>
        <w:pStyle w:val="Normal"/>
        <w:widowControl/>
        <w:suppressAutoHyphens w:val="true"/>
        <w:bidi w:val="0"/>
        <w:spacing w:lineRule="auto" w:line="276" w:before="0" w:after="0"/>
        <w:ind w:hanging="180" w:left="269" w:right="0"/>
        <w:jc w:val="left"/>
        <w:rPr/>
      </w:pPr>
      <w:r>
        <w:rPr/>
        <w:t xml:space="preserve">    • </w:t>
      </w:r>
      <w:r>
        <w:rPr>
          <w:b/>
          <w:bCs/>
          <w:color w:val="3B5E8C"/>
        </w:rPr>
        <w:t xml:space="preserve">Approval: </w:t>
      </w:r>
      <w:r>
        <w:rPr/>
        <w:t>Successful applicants receive verified agent status and may create agent profiles;</w:t>
      </w:r>
    </w:p>
    <w:p>
      <w:pPr>
        <w:pStyle w:val="Normal"/>
        <w:widowControl/>
        <w:suppressAutoHyphens w:val="true"/>
        <w:bidi w:val="0"/>
        <w:spacing w:lineRule="auto" w:line="276" w:before="0" w:after="0"/>
        <w:ind w:hanging="180" w:left="269" w:right="0"/>
        <w:jc w:val="left"/>
        <w:rPr/>
      </w:pPr>
      <w:r>
        <w:rPr/>
        <w:t xml:space="preserve">    • </w:t>
      </w:r>
      <w:r>
        <w:rPr>
          <w:b/>
          <w:bCs/>
          <w:color w:val="3B5E8C"/>
        </w:rPr>
        <w:t>Annual Renewal:</w:t>
      </w:r>
      <w:r>
        <w:rPr/>
        <w:t xml:space="preserve"> Agent verification must be renewed annually, with re-verification of licenses and insurance;</w:t>
      </w:r>
    </w:p>
    <w:p>
      <w:pPr>
        <w:pStyle w:val="Normal"/>
        <w:widowControl/>
        <w:suppressAutoHyphens w:val="true"/>
        <w:bidi w:val="0"/>
        <w:spacing w:lineRule="auto" w:line="276" w:before="0" w:after="0"/>
        <w:ind w:hanging="180" w:left="269" w:right="0"/>
        <w:jc w:val="left"/>
        <w:rPr/>
      </w:pPr>
      <w:r>
        <w:rPr/>
        <w:t xml:space="preserve">    • </w:t>
      </w:r>
      <w:r>
        <w:rPr>
          <w:b/>
          <w:bCs/>
          <w:color w:val="3B5E8C"/>
        </w:rPr>
        <w:t xml:space="preserve">Deactivation: </w:t>
      </w:r>
      <w:r>
        <w:rPr/>
        <w:t>Agents may be deactivated for non-compliance with eligibility criteria, regulatory requirements, or breach of this Agreement;</w:t>
      </w:r>
    </w:p>
    <w:p>
      <w:pPr>
        <w:pStyle w:val="Normal"/>
        <w:widowControl/>
        <w:suppressAutoHyphens w:val="true"/>
        <w:bidi w:val="0"/>
        <w:spacing w:lineRule="auto" w:line="276" w:before="0" w:after="0"/>
        <w:ind w:hanging="180" w:left="269" w:right="0"/>
        <w:jc w:val="left"/>
        <w:rPr/>
      </w:pPr>
      <w:r>
        <w:rPr/>
        <w:t xml:space="preserve">    • </w:t>
      </w:r>
      <w:r>
        <w:rPr>
          <w:b/>
          <w:bCs/>
          <w:color w:val="3B5E8C"/>
        </w:rPr>
        <w:t>Appeal Process:</w:t>
      </w:r>
      <w:r>
        <w:rPr>
          <w:b/>
          <w:bCs/>
        </w:rPr>
        <w:t xml:space="preserve"> </w:t>
      </w:r>
      <w:r>
        <w:rPr/>
        <w:t>Agents may appeal deactivation decisions through the dispute resolution process in Section 13.</w:t>
      </w:r>
    </w:p>
    <w:p>
      <w:pPr>
        <w:pStyle w:val="Normal"/>
        <w:spacing w:lineRule="auto" w:line="276"/>
        <w:rPr/>
      </w:pPr>
      <w:r>
        <w:rPr/>
      </w:r>
    </w:p>
    <w:p>
      <w:pPr>
        <w:pStyle w:val="Heading2"/>
        <w:spacing w:lineRule="auto" w:line="276"/>
        <w:ind w:hanging="0" w:left="0"/>
        <w:rPr/>
      </w:pPr>
      <w:r>
        <w:rPr/>
        <w:t>E6 — Platform Fee Schedule for Agent Marketplace</w:t>
      </w:r>
    </w:p>
    <w:p>
      <w:pPr>
        <w:pStyle w:val="Normal"/>
        <w:spacing w:lineRule="auto" w:line="276"/>
        <w:rPr/>
      </w:pPr>
      <w:r>
        <w:rPr/>
      </w:r>
    </w:p>
    <w:p>
      <w:pPr>
        <w:pStyle w:val="Normal"/>
        <w:spacing w:lineRule="auto" w:line="276"/>
        <w:rPr/>
      </w:pPr>
      <w:r>
        <w:rPr/>
        <w:t>The following Platform Fees apply to transactions facilitated through the Agent Marketplace:</w:t>
      </w:r>
    </w:p>
    <w:p>
      <w:pPr>
        <w:pStyle w:val="Normal"/>
        <w:spacing w:lineRule="auto" w:line="276"/>
        <w:rPr/>
      </w:pPr>
      <w:r>
        <w:rPr/>
      </w:r>
    </w:p>
    <w:p>
      <w:pPr>
        <w:pStyle w:val="Normal"/>
        <w:widowControl/>
        <w:suppressAutoHyphens w:val="true"/>
        <w:bidi w:val="0"/>
        <w:spacing w:lineRule="auto" w:line="276" w:before="0" w:after="0"/>
        <w:ind w:hanging="180" w:left="180" w:right="0"/>
        <w:jc w:val="left"/>
        <w:rPr/>
      </w:pPr>
      <w:r>
        <w:rPr/>
        <w:t xml:space="preserve">    • </w:t>
      </w:r>
      <w:r>
        <w:rPr>
          <w:b/>
          <w:bCs/>
          <w:color w:val="3B5E8C"/>
        </w:rPr>
        <w:t>Agent Registration Fee:</w:t>
      </w:r>
      <w:r>
        <w:rPr/>
        <w:t xml:space="preserve"> R2,500 (excl. VAT) annual verification and listing fee per agent;</w:t>
      </w:r>
    </w:p>
    <w:p>
      <w:pPr>
        <w:pStyle w:val="Normal"/>
        <w:widowControl/>
        <w:suppressAutoHyphens w:val="true"/>
        <w:bidi w:val="0"/>
        <w:spacing w:lineRule="auto" w:line="276" w:before="0" w:after="0"/>
        <w:ind w:hanging="180" w:left="180" w:right="0"/>
        <w:jc w:val="left"/>
        <w:rPr/>
      </w:pPr>
      <w:r>
        <w:rPr/>
        <w:t xml:space="preserve">    • </w:t>
      </w:r>
      <w:r>
        <w:rPr>
          <w:b/>
          <w:bCs/>
          <w:color w:val="3B5E8C"/>
        </w:rPr>
        <w:t>Commission Revenue Share:</w:t>
      </w:r>
      <w:r>
        <w:rPr/>
        <w:t xml:space="preserve"> 10% of agent commissions earned through Platform-facilitated transactions;</w:t>
      </w:r>
    </w:p>
    <w:p>
      <w:pPr>
        <w:pStyle w:val="Normal"/>
        <w:widowControl/>
        <w:suppressAutoHyphens w:val="true"/>
        <w:bidi w:val="0"/>
        <w:spacing w:lineRule="auto" w:line="276" w:before="0" w:after="0"/>
        <w:ind w:hanging="180" w:left="180" w:right="0"/>
        <w:jc w:val="left"/>
        <w:rPr/>
      </w:pPr>
      <w:r>
        <w:rPr/>
        <w:t xml:space="preserve">    • </w:t>
      </w:r>
      <w:r>
        <w:rPr>
          <w:b/>
          <w:bCs/>
          <w:color w:val="3B5E8C"/>
        </w:rPr>
        <w:t>Premium Listing Fee:</w:t>
      </w:r>
      <w:r>
        <w:rPr/>
        <w:t xml:space="preserve"> R500 (excl. VAT) per property listing for featured placement;</w:t>
      </w:r>
    </w:p>
    <w:p>
      <w:pPr>
        <w:pStyle w:val="Normal"/>
        <w:widowControl/>
        <w:suppressAutoHyphens w:val="true"/>
        <w:bidi w:val="0"/>
        <w:spacing w:lineRule="auto" w:line="276" w:before="0" w:after="0"/>
        <w:ind w:hanging="180" w:left="180" w:right="0"/>
        <w:jc w:val="left"/>
        <w:rPr/>
      </w:pPr>
      <w:r>
        <w:rPr/>
        <w:t xml:space="preserve">    • </w:t>
      </w:r>
      <w:r>
        <w:rPr>
          <w:b/>
          <w:bCs/>
          <w:color w:val="3B5E8C"/>
        </w:rPr>
        <w:t>Transaction Processing Fee:</w:t>
      </w:r>
      <w:r>
        <w:rPr/>
        <w:t xml:space="preserve"> 2.5% of transaction value for payments processed through the Platform's payments gateway; and</w:t>
      </w:r>
    </w:p>
    <w:p>
      <w:pPr>
        <w:pStyle w:val="Normal"/>
        <w:widowControl/>
        <w:suppressAutoHyphens w:val="true"/>
        <w:bidi w:val="0"/>
        <w:spacing w:lineRule="auto" w:line="276" w:before="0" w:after="0"/>
        <w:ind w:hanging="180" w:left="180" w:right="0"/>
        <w:jc w:val="left"/>
        <w:rPr/>
      </w:pPr>
      <w:r>
        <w:rPr/>
        <w:t xml:space="preserve">    • </w:t>
      </w:r>
      <w:r>
        <w:rPr>
          <w:b/>
          <w:bCs/>
          <w:color w:val="3B5E8C"/>
        </w:rPr>
        <w:t xml:space="preserve">Late Payment Fee: </w:t>
      </w:r>
      <w:r>
        <w:rPr/>
        <w:t>2% per month on overdue agent verification fees.</w:t>
      </w:r>
    </w:p>
    <w:p>
      <w:pPr>
        <w:pStyle w:val="Normal"/>
        <w:spacing w:lineRule="auto" w:line="276"/>
        <w:rPr/>
      </w:pPr>
      <w:r>
        <w:rPr/>
      </w:r>
    </w:p>
    <w:p>
      <w:pPr>
        <w:pStyle w:val="Normal"/>
        <w:spacing w:lineRule="auto" w:line="276"/>
        <w:rPr/>
      </w:pPr>
      <w:r>
        <w:rPr/>
        <w:t>Platform Fees are invoiced monthly in arrears and payable within 30 days of invoice date.</w:t>
      </w:r>
    </w:p>
    <w:p>
      <w:pPr>
        <w:pStyle w:val="Normal"/>
        <w:spacing w:lineRule="auto" w:line="276"/>
        <w:rPr/>
      </w:pPr>
      <w:r>
        <w:rPr/>
      </w:r>
    </w:p>
    <w:p>
      <w:pPr>
        <w:pStyle w:val="Heading2"/>
        <w:spacing w:lineRule="auto" w:line="276"/>
        <w:ind w:hanging="0" w:left="0"/>
        <w:rPr/>
      </w:pPr>
      <w:r>
        <w:rPr/>
        <w:t>E7 — Agent-Premium Seat Holder Relationship Terms</w:t>
      </w:r>
    </w:p>
    <w:p>
      <w:pPr>
        <w:pStyle w:val="Normal"/>
        <w:spacing w:lineRule="auto" w:line="276"/>
        <w:rPr/>
      </w:pPr>
      <w:r>
        <w:rPr/>
      </w:r>
    </w:p>
    <w:p>
      <w:pPr>
        <w:pStyle w:val="Normal"/>
        <w:widowControl/>
        <w:suppressAutoHyphens w:val="true"/>
        <w:bidi w:val="0"/>
        <w:spacing w:lineRule="auto" w:line="276" w:before="0" w:after="0"/>
        <w:ind w:hanging="180" w:left="269" w:right="0"/>
        <w:jc w:val="left"/>
        <w:rPr/>
      </w:pPr>
      <w:r>
        <w:rPr/>
        <w:t xml:space="preserve">    • </w:t>
      </w:r>
      <w:r>
        <w:rPr>
          <w:b/>
          <w:bCs/>
          <w:color w:val="3B5E8C"/>
        </w:rPr>
        <w:t>Independent Contractors:</w:t>
      </w:r>
      <w:r>
        <w:rPr/>
        <w:t xml:space="preserve"> Agents and Premium Seat holders are independent contractors. The Provider is not a party to any service agreements between them;</w:t>
      </w:r>
    </w:p>
    <w:p>
      <w:pPr>
        <w:pStyle w:val="Normal"/>
        <w:widowControl/>
        <w:suppressAutoHyphens w:val="true"/>
        <w:bidi w:val="0"/>
        <w:spacing w:lineRule="auto" w:line="276" w:before="0" w:after="0"/>
        <w:ind w:hanging="180" w:left="269" w:right="0"/>
        <w:jc w:val="left"/>
        <w:rPr/>
      </w:pPr>
      <w:r>
        <w:rPr/>
        <w:t xml:space="preserve">    • </w:t>
      </w:r>
      <w:r>
        <w:rPr>
          <w:b/>
          <w:bCs/>
          <w:color w:val="3B5E8C"/>
        </w:rPr>
        <w:t>Service Standards:</w:t>
      </w:r>
      <w:r>
        <w:rPr/>
        <w:t xml:space="preserve"> Agents must comply with all EAAB regulations, Consumer Protection Act requirements, and ethical standards applicable to real estate professionals;</w:t>
      </w:r>
    </w:p>
    <w:p>
      <w:pPr>
        <w:pStyle w:val="Normal"/>
        <w:widowControl/>
        <w:suppressAutoHyphens w:val="true"/>
        <w:bidi w:val="0"/>
        <w:spacing w:lineRule="auto" w:line="276" w:before="0" w:after="0"/>
        <w:ind w:hanging="180" w:left="269" w:right="0"/>
        <w:jc w:val="left"/>
        <w:rPr/>
      </w:pPr>
      <w:r>
        <w:rPr/>
        <w:t xml:space="preserve">    • </w:t>
      </w:r>
      <w:r>
        <w:rPr>
          <w:b/>
          <w:bCs/>
          <w:color w:val="3B5E8C"/>
        </w:rPr>
        <w:t>Commission Agreements:</w:t>
      </w:r>
      <w:r>
        <w:rPr>
          <w:b/>
          <w:bCs/>
        </w:rPr>
        <w:t xml:space="preserve"> </w:t>
      </w:r>
      <w:r>
        <w:rPr/>
        <w:t>Commission rates and terms are negotiated directly between agents and Premium Seat holders. The Platform facilitates but does not determine commission structures;</w:t>
      </w:r>
    </w:p>
    <w:p>
      <w:pPr>
        <w:pStyle w:val="Normal"/>
        <w:widowControl/>
        <w:suppressAutoHyphens w:val="true"/>
        <w:bidi w:val="0"/>
        <w:spacing w:lineRule="auto" w:line="276" w:before="0" w:after="0"/>
        <w:ind w:hanging="180" w:left="269" w:right="0"/>
        <w:jc w:val="left"/>
        <w:rPr/>
      </w:pPr>
      <w:r>
        <w:rPr/>
        <w:t xml:space="preserve">    •</w:t>
      </w:r>
      <w:r>
        <w:rPr>
          <w:b/>
          <w:bCs/>
          <w:color w:val="3B5E8C"/>
        </w:rPr>
        <w:t xml:space="preserve"> </w:t>
      </w:r>
      <w:r>
        <w:rPr>
          <w:b/>
          <w:bCs/>
          <w:color w:val="3B5E8C"/>
        </w:rPr>
        <w:t xml:space="preserve">Dispute Resolution: </w:t>
      </w:r>
      <w:r>
        <w:rPr/>
        <w:t>Disputes between agents and Premium Seat holders must be resolved directly. The Provider may facilitate mediation at its discretion;</w:t>
      </w:r>
    </w:p>
    <w:p>
      <w:pPr>
        <w:pStyle w:val="Normal"/>
        <w:widowControl/>
        <w:suppressAutoHyphens w:val="true"/>
        <w:bidi w:val="0"/>
        <w:spacing w:lineRule="auto" w:line="276" w:before="0" w:after="0"/>
        <w:ind w:hanging="180" w:left="269" w:right="0"/>
        <w:jc w:val="left"/>
        <w:rPr/>
      </w:pPr>
      <w:r>
        <w:rPr/>
        <w:t xml:space="preserve">    • </w:t>
      </w:r>
      <w:r>
        <w:rPr>
          <w:b/>
          <w:bCs/>
          <w:color w:val="3B5E8C"/>
        </w:rPr>
        <w:t xml:space="preserve">Access Revocation: </w:t>
      </w:r>
      <w:r>
        <w:rPr/>
        <w:t>Premium Seat holders may revoke agent access at any time. Agents must return all property keys, documents, and materials upon access revocation; and</w:t>
      </w:r>
    </w:p>
    <w:p>
      <w:pPr>
        <w:pStyle w:val="Normal"/>
        <w:widowControl/>
        <w:suppressAutoHyphens w:val="true"/>
        <w:bidi w:val="0"/>
        <w:spacing w:lineRule="auto" w:line="276" w:before="0" w:after="0"/>
        <w:ind w:hanging="180" w:left="269" w:right="0"/>
        <w:jc w:val="left"/>
        <w:rPr/>
      </w:pPr>
      <w:r>
        <w:rPr/>
        <w:t xml:space="preserve">    • </w:t>
      </w:r>
      <w:r>
        <w:rPr>
          <w:b/>
          <w:bCs/>
          <w:color w:val="3B5E8C"/>
        </w:rPr>
        <w:t>Confidentiality:</w:t>
      </w:r>
      <w:r>
        <w:rPr>
          <w:b/>
          <w:bCs/>
        </w:rPr>
        <w:t xml:space="preserve"> </w:t>
      </w:r>
      <w:r>
        <w:rPr/>
        <w:t>Agents are subject to the confidentiality obligations in Section 7 and must maintain client confidentiality.</w:t>
      </w:r>
    </w:p>
    <w:p>
      <w:pPr>
        <w:pStyle w:val="Normal"/>
        <w:spacing w:lineRule="auto" w:line="276"/>
        <w:rPr/>
      </w:pPr>
      <w:r>
        <w:rPr/>
      </w:r>
    </w:p>
    <w:p>
      <w:pPr>
        <w:pStyle w:val="Heading2"/>
        <w:spacing w:lineRule="auto" w:line="276"/>
        <w:ind w:hanging="0" w:left="0"/>
        <w:rPr/>
      </w:pPr>
      <w:r>
        <w:rPr/>
        <w:t>E8 — Provider's Role in Agent Marketplace</w:t>
      </w:r>
    </w:p>
    <w:p>
      <w:pPr>
        <w:pStyle w:val="Normal"/>
        <w:spacing w:lineRule="auto" w:line="276"/>
        <w:rPr/>
      </w:pPr>
      <w:r>
        <w:rPr/>
      </w:r>
    </w:p>
    <w:p>
      <w:pPr>
        <w:pStyle w:val="Normal"/>
        <w:widowControl/>
        <w:suppressAutoHyphens w:val="true"/>
        <w:bidi w:val="0"/>
        <w:spacing w:lineRule="auto" w:line="276" w:before="0" w:after="0"/>
        <w:ind w:hanging="180" w:left="180" w:right="0"/>
        <w:jc w:val="left"/>
        <w:rPr/>
      </w:pPr>
      <w:r>
        <w:rPr/>
        <w:t xml:space="preserve">    • </w:t>
      </w:r>
      <w:r>
        <w:rPr>
          <w:b/>
          <w:bCs/>
          <w:color w:val="3B5E8C"/>
        </w:rPr>
        <w:t>Technology Facilitator:</w:t>
      </w:r>
      <w:r>
        <w:rPr/>
        <w:t xml:space="preserve"> The Provider operates the Agent Marketplace solely as a technology platform and matching service;</w:t>
      </w:r>
    </w:p>
    <w:p>
      <w:pPr>
        <w:pStyle w:val="Normal"/>
        <w:widowControl/>
        <w:suppressAutoHyphens w:val="true"/>
        <w:bidi w:val="0"/>
        <w:spacing w:lineRule="auto" w:line="276" w:before="0" w:after="0"/>
        <w:ind w:hanging="180" w:left="180" w:right="0"/>
        <w:jc w:val="left"/>
        <w:rPr/>
      </w:pPr>
      <w:r>
        <w:rPr/>
        <w:t xml:space="preserve">    • </w:t>
      </w:r>
      <w:r>
        <w:rPr>
          <w:b/>
          <w:bCs/>
          <w:color w:val="3B5E8C"/>
        </w:rPr>
        <w:t>No Agency Services:</w:t>
      </w:r>
      <w:r>
        <w:rPr/>
        <w:t xml:space="preserve"> The Provider does not provide real estate brokerage, appraisal, or advisory services;</w:t>
      </w:r>
    </w:p>
    <w:p>
      <w:pPr>
        <w:pStyle w:val="Normal"/>
        <w:widowControl/>
        <w:suppressAutoHyphens w:val="true"/>
        <w:bidi w:val="0"/>
        <w:spacing w:lineRule="auto" w:line="276" w:before="0" w:after="0"/>
        <w:ind w:hanging="180" w:left="180" w:right="0"/>
        <w:jc w:val="left"/>
        <w:rPr/>
      </w:pPr>
      <w:r>
        <w:rPr/>
        <w:t xml:space="preserve">    • </w:t>
      </w:r>
      <w:r>
        <w:rPr>
          <w:b/>
          <w:bCs/>
          <w:color w:val="3B5E8C"/>
        </w:rPr>
        <w:t>Verification Only:</w:t>
      </w:r>
      <w:r>
        <w:rPr/>
        <w:t xml:space="preserve"> Agent verification confirms eligibility but does not constitute endorsement or recommendation;</w:t>
      </w:r>
    </w:p>
    <w:p>
      <w:pPr>
        <w:pStyle w:val="Normal"/>
        <w:widowControl/>
        <w:suppressAutoHyphens w:val="true"/>
        <w:bidi w:val="0"/>
        <w:spacing w:lineRule="auto" w:line="276" w:before="0" w:after="0"/>
        <w:ind w:hanging="180" w:left="180" w:right="0"/>
        <w:jc w:val="left"/>
        <w:rPr/>
      </w:pPr>
      <w:r>
        <w:rPr/>
        <w:t xml:space="preserve">    • </w:t>
      </w:r>
      <w:r>
        <w:rPr>
          <w:b/>
          <w:bCs/>
          <w:color w:val="3B5E8C"/>
        </w:rPr>
        <w:t>Dispute Neutrality:</w:t>
      </w:r>
      <w:r>
        <w:rPr>
          <w:color w:val="3B5E8C"/>
        </w:rPr>
        <w:t xml:space="preserve"> </w:t>
      </w:r>
      <w:r>
        <w:rPr/>
        <w:t>The Provider maintains neutrality in disputes between agents and Premium Seat holders;</w:t>
      </w:r>
    </w:p>
    <w:p>
      <w:pPr>
        <w:pStyle w:val="Normal"/>
        <w:widowControl/>
        <w:suppressAutoHyphens w:val="true"/>
        <w:bidi w:val="0"/>
        <w:spacing w:lineRule="auto" w:line="276" w:before="0" w:after="0"/>
        <w:ind w:hanging="180" w:left="180" w:right="0"/>
        <w:jc w:val="left"/>
        <w:rPr/>
      </w:pPr>
      <w:r>
        <w:rPr/>
        <w:t xml:space="preserve">    • </w:t>
      </w:r>
      <w:r>
        <w:rPr>
          <w:b/>
          <w:bCs/>
          <w:color w:val="3B5E8C"/>
        </w:rPr>
        <w:t>Data Protection:</w:t>
      </w:r>
      <w:r>
        <w:rPr/>
        <w:t xml:space="preserve"> Agent and transaction data is protected under Section 6 of the main Agreement; and</w:t>
      </w:r>
    </w:p>
    <w:p>
      <w:pPr>
        <w:pStyle w:val="Normal"/>
        <w:widowControl/>
        <w:suppressAutoHyphens w:val="true"/>
        <w:bidi w:val="0"/>
        <w:spacing w:lineRule="auto" w:line="276" w:before="0" w:after="0"/>
        <w:ind w:hanging="180" w:left="180" w:right="0"/>
        <w:jc w:val="left"/>
        <w:rPr/>
      </w:pPr>
      <w:r>
        <w:rPr/>
        <w:t xml:space="preserve">    • </w:t>
      </w:r>
      <w:r>
        <w:rPr>
          <w:b/>
          <w:bCs/>
          <w:color w:val="3B5E8C"/>
        </w:rPr>
        <w:t>Regulatory Compliance:</w:t>
      </w:r>
      <w:r>
        <w:rPr/>
        <w:t xml:space="preserve"> The Provider cooperates with EAAB and other regulatory authorities as required.</w:t>
      </w:r>
    </w:p>
    <w:p>
      <w:pPr>
        <w:pStyle w:val="Normal"/>
        <w:spacing w:lineRule="auto" w:line="276"/>
        <w:rPr/>
      </w:pPr>
      <w:r>
        <w:rPr/>
      </w:r>
    </w:p>
    <w:p>
      <w:pPr>
        <w:pStyle w:val="Heading2"/>
        <w:spacing w:lineRule="auto" w:line="276"/>
        <w:ind w:hanging="0" w:left="0"/>
        <w:rPr/>
      </w:pPr>
      <w:r>
        <w:rPr/>
        <w:t>E9 — Termination of Agent Marketplace Participation</w:t>
      </w:r>
    </w:p>
    <w:p>
      <w:pPr>
        <w:pStyle w:val="Normal"/>
        <w:spacing w:lineRule="auto" w:line="276"/>
        <w:rPr/>
      </w:pPr>
      <w:r>
        <w:rPr/>
      </w:r>
    </w:p>
    <w:p>
      <w:pPr>
        <w:pStyle w:val="Normal"/>
        <w:widowControl/>
        <w:suppressAutoHyphens w:val="true"/>
        <w:bidi w:val="0"/>
        <w:spacing w:lineRule="auto" w:line="276" w:before="0" w:after="0"/>
        <w:ind w:hanging="180" w:left="180" w:right="0"/>
        <w:jc w:val="left"/>
        <w:rPr/>
      </w:pPr>
      <w:r>
        <w:rPr/>
        <w:t xml:space="preserve">    • </w:t>
      </w:r>
      <w:r>
        <w:rPr>
          <w:b/>
          <w:bCs/>
          <w:color w:val="3B5E8C"/>
        </w:rPr>
        <w:t>Voluntary Withdrawal:</w:t>
      </w:r>
      <w:r>
        <w:rPr/>
        <w:t xml:space="preserve"> Agents may withdraw from the Agent Marketplace by providing 30 days written notice;</w:t>
      </w:r>
    </w:p>
    <w:p>
      <w:pPr>
        <w:pStyle w:val="Normal"/>
        <w:widowControl/>
        <w:suppressAutoHyphens w:val="true"/>
        <w:bidi w:val="0"/>
        <w:spacing w:lineRule="auto" w:line="276" w:before="0" w:after="0"/>
        <w:ind w:hanging="180" w:left="180" w:right="0"/>
        <w:jc w:val="left"/>
        <w:rPr/>
      </w:pPr>
      <w:r>
        <w:rPr/>
        <w:t xml:space="preserve">    • </w:t>
      </w:r>
      <w:r>
        <w:rPr>
          <w:b/>
          <w:bCs/>
          <w:color w:val="3B5E8C"/>
        </w:rPr>
        <w:t xml:space="preserve">Provider Termination: </w:t>
      </w:r>
      <w:r>
        <w:rPr/>
        <w:t>The Provider may terminate an agent's marketplace participation for breach of this Addendum or applicable law;</w:t>
      </w:r>
    </w:p>
    <w:p>
      <w:pPr>
        <w:pStyle w:val="Normal"/>
        <w:widowControl/>
        <w:suppressAutoHyphens w:val="true"/>
        <w:bidi w:val="0"/>
        <w:spacing w:lineRule="auto" w:line="276" w:before="0" w:after="0"/>
        <w:ind w:hanging="180" w:left="180" w:right="0"/>
        <w:jc w:val="left"/>
        <w:rPr/>
      </w:pPr>
      <w:r>
        <w:rPr/>
        <w:t xml:space="preserve">    • </w:t>
      </w:r>
      <w:r>
        <w:rPr>
          <w:b/>
          <w:bCs/>
          <w:color w:val="3B5E8C"/>
        </w:rPr>
        <w:t>Client Termination:</w:t>
      </w:r>
      <w:r>
        <w:rPr/>
        <w:t xml:space="preserve"> The Client may request removal of specific agents from the Agent Marketplace with cause;</w:t>
      </w:r>
    </w:p>
    <w:p>
      <w:pPr>
        <w:pStyle w:val="Normal"/>
        <w:widowControl/>
        <w:suppressAutoHyphens w:val="true"/>
        <w:bidi w:val="0"/>
        <w:spacing w:lineRule="auto" w:line="276" w:before="0" w:after="0"/>
        <w:ind w:hanging="180" w:left="180" w:right="0"/>
        <w:jc w:val="left"/>
        <w:rPr/>
      </w:pPr>
      <w:r>
        <w:rPr/>
        <w:t xml:space="preserve">    • </w:t>
      </w:r>
      <w:r>
        <w:rPr>
          <w:b/>
          <w:bCs/>
          <w:color w:val="3B5E8C"/>
        </w:rPr>
        <w:t>Data Retention:</w:t>
      </w:r>
      <w:r>
        <w:rPr>
          <w:color w:val="3B5E8C"/>
        </w:rPr>
        <w:t xml:space="preserve"> </w:t>
      </w:r>
      <w:r>
        <w:rPr/>
        <w:t>Upon termination, agent data is retained for 7 years for regulatory compliance, then deleted; and</w:t>
      </w:r>
    </w:p>
    <w:p>
      <w:pPr>
        <w:pStyle w:val="Normal"/>
        <w:widowControl/>
        <w:suppressAutoHyphens w:val="true"/>
        <w:bidi w:val="0"/>
        <w:spacing w:lineRule="auto" w:line="276" w:before="0" w:after="0"/>
        <w:ind w:hanging="180" w:left="180" w:right="0"/>
        <w:jc w:val="left"/>
        <w:rPr/>
      </w:pPr>
      <w:r>
        <w:rPr/>
        <w:t xml:space="preserve">    • </w:t>
      </w:r>
      <w:r>
        <w:rPr>
          <w:b/>
          <w:bCs/>
          <w:color w:val="3B5E8C"/>
        </w:rPr>
        <w:t>Outstanding Obligations:</w:t>
      </w:r>
      <w:r>
        <w:rPr/>
        <w:t xml:space="preserve"> Termination does not relieve parties of obligations incurred prior to termination.</w:t>
      </w:r>
    </w:p>
    <w:p>
      <w:pPr>
        <w:pStyle w:val="Normal"/>
        <w:spacing w:lineRule="auto" w:line="276"/>
        <w:rPr/>
      </w:pPr>
      <w:r>
        <w:rPr/>
      </w:r>
    </w:p>
    <w:p>
      <w:pPr>
        <w:pStyle w:val="Heading2"/>
        <w:spacing w:lineRule="auto" w:line="276"/>
        <w:ind w:hanging="0" w:left="0"/>
        <w:rPr/>
      </w:pPr>
      <w:r>
        <w:rPr/>
        <w:t>E10 — Future Development and Amendments</w:t>
      </w:r>
    </w:p>
    <w:p>
      <w:pPr>
        <w:pStyle w:val="Normal"/>
        <w:spacing w:lineRule="auto" w:line="276"/>
        <w:rPr/>
      </w:pPr>
      <w:r>
        <w:rPr/>
      </w:r>
    </w:p>
    <w:p>
      <w:pPr>
        <w:pStyle w:val="Normal"/>
        <w:spacing w:lineRule="auto" w:line="276"/>
        <w:rPr/>
      </w:pPr>
      <w:r>
        <w:rPr/>
        <w:t>This Addendum may be amended by mutual written agreement to accommodate:</w:t>
      </w:r>
    </w:p>
    <w:p>
      <w:pPr>
        <w:pStyle w:val="Normal"/>
        <w:spacing w:lineRule="auto" w:line="276"/>
        <w:rPr/>
      </w:pPr>
      <w:r>
        <w:rPr/>
      </w:r>
    </w:p>
    <w:p>
      <w:pPr>
        <w:pStyle w:val="Normal"/>
        <w:spacing w:lineRule="auto" w:line="276"/>
        <w:rPr/>
      </w:pPr>
      <w:r>
        <w:rPr/>
        <w:t xml:space="preserve">    • </w:t>
      </w:r>
      <w:r>
        <w:rPr/>
        <w:t>Additional agent services or marketplace features;</w:t>
      </w:r>
    </w:p>
    <w:p>
      <w:pPr>
        <w:pStyle w:val="Normal"/>
        <w:spacing w:lineRule="auto" w:line="276"/>
        <w:rPr/>
      </w:pPr>
      <w:r>
        <w:rPr/>
        <w:t xml:space="preserve">    • </w:t>
      </w:r>
      <w:r>
        <w:rPr/>
        <w:t>Regulatory changes affecting real estate services;</w:t>
      </w:r>
    </w:p>
    <w:p>
      <w:pPr>
        <w:pStyle w:val="Normal"/>
        <w:spacing w:lineRule="auto" w:line="276"/>
        <w:rPr/>
      </w:pPr>
      <w:r>
        <w:rPr/>
        <w:t xml:space="preserve">    • </w:t>
      </w:r>
      <w:r>
        <w:rPr/>
        <w:t>Enhanced verification or compliance requirements; and</w:t>
      </w:r>
    </w:p>
    <w:p>
      <w:pPr>
        <w:pStyle w:val="Normal"/>
        <w:spacing w:lineRule="auto" w:line="276"/>
        <w:rPr/>
      </w:pPr>
      <w:r>
        <w:rPr/>
        <w:t xml:space="preserve">    • </w:t>
      </w:r>
      <w:r>
        <w:rPr/>
        <w:t>New Platform Fee structures or revenue sharing arrangements.</w:t>
      </w:r>
    </w:p>
    <w:p>
      <w:pPr>
        <w:pStyle w:val="Normal"/>
        <w:spacing w:lineRule="auto" w:line="276"/>
        <w:rPr/>
      </w:pPr>
      <w:r>
        <w:rPr/>
      </w:r>
    </w:p>
    <w:p>
      <w:pPr>
        <w:pStyle w:val="Normal"/>
        <w:spacing w:lineRule="auto" w:line="276"/>
        <w:rPr/>
      </w:pPr>
      <w:r>
        <w:rPr/>
      </w:r>
    </w:p>
    <w:p>
      <w:pPr>
        <w:pStyle w:val="Normal"/>
        <w:rPr/>
      </w:pPr>
      <w:r>
        <w:rPr/>
      </w:r>
    </w:p>
    <w:p>
      <w:pPr>
        <w:pStyle w:val="Heading2"/>
        <w:spacing w:before="240" w:after="80"/>
        <w:ind w:hanging="0" w:left="0"/>
        <w:rPr>
          <w:rFonts w:ascii="Arial" w:hAnsi="Arial" w:eastAsia="Arial" w:cs="Arial"/>
          <w:b/>
          <w:bCs/>
          <w:color w:val="3B5E8C"/>
          <w:sz w:val="24"/>
          <w:szCs w:val="24"/>
        </w:rPr>
      </w:pPr>
      <w:del w:id="22" w:author="Claude" w:date="2026-05-17T00:00:00Z">
        <w:commentRangeStart w:id="5"/>
        <w:r>
          <w:rPr>
            <w:rFonts w:eastAsia="Arial" w:cs="Arial" w:ascii="Arial" w:hAnsi="Arial"/>
            <w:b/>
            <w:bCs/>
            <w:color w:val="3B5E8C"/>
            <w:sz w:val="24"/>
            <w:szCs w:val="24"/>
          </w:rPr>
          <w:delText>E8 — Effective Date of this Addendum</w:delText>
        </w:r>
      </w:del>
      <w:ins w:id="23" w:author="Claude" w:date="2026-05-17T00:00:00Z">
        <w:r>
          <w:rPr>
            <w:rFonts w:eastAsia="Arial" w:cs="Arial" w:ascii="Arial" w:hAnsi="Arial"/>
            <w:b/>
            <w:bCs/>
            <w:color w:val="3B5E8C"/>
            <w:sz w:val="24"/>
            <w:szCs w:val="24"/>
          </w:rPr>
          <w:t>E11 — Effective Date of this Addendum</w:t>
        </w:r>
      </w:ins>
      <w:commentRangeEnd w:id="5"/>
      <w:r>
        <w:commentReference w:id="5"/>
      </w:r>
      <w:r>
        <w:rPr>
          <w:rFonts w:eastAsia="Arial" w:cs="Arial" w:ascii="Arial" w:hAnsi="Arial"/>
          <w:b/>
          <w:bCs/>
          <w:color w:val="3B5E8C"/>
          <w:sz w:val="24"/>
          <w:szCs w:val="24"/>
        </w:rPr>
      </w:r>
    </w:p>
    <w:tbl>
      <w:tblPr>
        <w:tblW w:w="9720" w:type="dxa"/>
        <w:jc w:val="left"/>
        <w:tblInd w:w="-125" w:type="dxa"/>
        <w:tblLayout w:type="fixed"/>
        <w:tblCellMar>
          <w:top w:w="80" w:type="dxa"/>
          <w:left w:w="120" w:type="dxa"/>
          <w:bottom w:w="80" w:type="dxa"/>
          <w:right w:w="120" w:type="dxa"/>
        </w:tblCellMar>
      </w:tblPr>
      <w:tblGrid>
        <w:gridCol w:w="2800"/>
        <w:gridCol w:w="6919"/>
      </w:tblGrid>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Addendum Effective Date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Provider Signatory</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Client Signatory</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Version</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r>
          </w:p>
        </w:tc>
      </w:tr>
    </w:tbl>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480"/>
        <w:rPr/>
      </w:pPr>
      <w:r>
        <w:rPr/>
      </w:r>
      <w:r>
        <w:br w:type="page"/>
      </w:r>
    </w:p>
    <w:p>
      <w:pPr>
        <w:pStyle w:val="Normal"/>
        <w:spacing w:before="0" w:after="480"/>
        <w:rPr/>
      </w:pPr>
      <w:r>
        <w:rPr/>
      </w:r>
    </w:p>
    <w:p>
      <w:pPr>
        <w:pStyle w:val="Normal"/>
        <w:spacing w:before="0" w:after="480"/>
        <w:rPr/>
      </w:pPr>
      <w:r>
        <w:rPr/>
      </w:r>
    </w:p>
    <w:p>
      <w:pPr>
        <w:pStyle w:val="Normal"/>
        <w:spacing w:before="0" w:after="40"/>
        <w:jc w:val="center"/>
        <w:rPr>
          <w:rFonts w:eastAsia="Arial" w:cs="Arial"/>
          <w:b/>
          <w:bCs/>
          <w:caps/>
          <w:color w:val="2563EB"/>
          <w:sz w:val="52"/>
          <w:szCs w:val="52"/>
        </w:rPr>
      </w:pPr>
      <w:r>
        <w:rPr>
          <w:rFonts w:eastAsia="Arial" w:cs="Arial"/>
          <w:b/>
          <w:bCs/>
          <w:caps/>
          <w:color w:val="2563EB"/>
          <w:sz w:val="52"/>
          <w:szCs w:val="52"/>
        </w:rPr>
        <w:t>SCHEDULE F</w:t>
      </w:r>
    </w:p>
    <w:p>
      <w:pPr>
        <w:pStyle w:val="Normal"/>
        <w:spacing w:before="0" w:after="60"/>
        <w:jc w:val="center"/>
        <w:rPr>
          <w:rFonts w:eastAsia="Arial" w:cs="Arial"/>
          <w:b/>
          <w:bCs/>
          <w:caps/>
          <w:color w:val="1A2E44"/>
          <w:sz w:val="36"/>
          <w:szCs w:val="36"/>
        </w:rPr>
      </w:pPr>
      <w:r>
        <w:rPr>
          <w:rFonts w:eastAsia="Arial" w:cs="Arial"/>
          <w:b/>
          <w:bCs/>
          <w:caps/>
          <w:color w:val="1A2E44"/>
          <w:sz w:val="36"/>
          <w:szCs w:val="36"/>
        </w:rPr>
        <w:t>ADDENDUM: REVENUE SHARING &amp;</w:t>
      </w:r>
    </w:p>
    <w:p>
      <w:pPr>
        <w:pStyle w:val="Normal"/>
        <w:spacing w:before="0" w:after="240"/>
        <w:jc w:val="center"/>
        <w:rPr>
          <w:rFonts w:eastAsia="Arial" w:cs="Arial"/>
          <w:b/>
          <w:bCs/>
          <w:caps/>
          <w:color w:val="1A2E44"/>
          <w:sz w:val="36"/>
          <w:szCs w:val="36"/>
        </w:rPr>
      </w:pPr>
      <w:r>
        <w:rPr>
          <w:rFonts w:eastAsia="Arial" w:cs="Arial"/>
          <w:b/>
          <w:bCs/>
          <w:caps/>
          <w:color w:val="1A2E44"/>
          <w:sz w:val="36"/>
          <w:szCs w:val="36"/>
        </w:rPr>
        <w:t>COMMUNITY BENEFIT FUND</w:t>
      </w:r>
    </w:p>
    <w:p>
      <w:pPr>
        <w:pStyle w:val="Normal"/>
        <w:pBdr>
          <w:bottom w:val="single" w:sz="6" w:space="1" w:color="2563EB"/>
        </w:pBdr>
        <w:spacing w:before="0" w:after="120"/>
        <w:rPr/>
      </w:pPr>
      <w:r>
        <w:rPr/>
      </w:r>
    </w:p>
    <w:p>
      <w:pPr>
        <w:pStyle w:val="Normal"/>
        <w:spacing w:before="0" w:after="80"/>
        <w:rPr/>
      </w:pPr>
      <w:r>
        <w:rPr/>
      </w:r>
    </w:p>
    <w:p>
      <w:pPr>
        <w:pStyle w:val="Normal"/>
        <w:spacing w:before="0" w:after="40"/>
        <w:jc w:val="center"/>
        <w:rPr>
          <w:rFonts w:eastAsia="Arial" w:cs="Arial"/>
          <w:b/>
          <w:bCs/>
          <w:i/>
          <w:i/>
          <w:iCs/>
          <w:color w:val="1A2E44"/>
          <w:sz w:val="26"/>
          <w:szCs w:val="26"/>
        </w:rPr>
      </w:pPr>
      <w:r>
        <w:rPr>
          <w:rFonts w:eastAsia="Arial" w:cs="Arial"/>
          <w:b/>
          <w:bCs/>
          <w:i/>
          <w:iCs/>
          <w:color w:val="1A2E44"/>
          <w:sz w:val="26"/>
          <w:szCs w:val="26"/>
        </w:rPr>
        <w:t>Soralia Village Directory Platform</w:t>
      </w:r>
    </w:p>
    <w:p>
      <w:pPr>
        <w:pStyle w:val="Normal"/>
        <w:spacing w:before="0" w:after="240"/>
        <w:jc w:val="center"/>
        <w:rPr>
          <w:rFonts w:eastAsia="Arial" w:cs="Arial"/>
          <w:color w:val="3B5E8C"/>
          <w:sz w:val="20"/>
          <w:szCs w:val="20"/>
        </w:rPr>
      </w:pPr>
      <w:r>
        <w:rPr>
          <w:rFonts w:eastAsia="Arial" w:cs="Arial"/>
          <w:color w:val="3B5E8C"/>
          <w:sz w:val="20"/>
          <w:szCs w:val="20"/>
        </w:rPr>
        <w:t>Netbones Solutions Pty Ltd  ×  Soralia Village Homeowners Association</w:t>
      </w:r>
    </w:p>
    <w:p>
      <w:pPr>
        <w:pStyle w:val="Normal"/>
        <w:spacing w:before="0" w:after="6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jc w:val="center"/>
              <w:rPr>
                <w:rFonts w:eastAsia="Arial" w:cs="Arial"/>
                <w:i/>
                <w:i/>
                <w:iCs/>
                <w:color w:val="1E293B"/>
                <w:sz w:val="19"/>
                <w:szCs w:val="19"/>
              </w:rPr>
            </w:pPr>
            <w:r>
              <w:rPr>
                <w:rFonts w:eastAsia="Arial" w:cs="Arial"/>
                <w:i/>
                <w:iCs/>
                <w:color w:val="1E293B"/>
                <w:sz w:val="19"/>
                <w:szCs w:val="19"/>
              </w:rPr>
              <w:t>This Addendum forms part of the SaaS License Agreement (SVD-2026-001) and is subject to all terms thereof.</w:t>
            </w:r>
          </w:p>
          <w:p>
            <w:pPr>
              <w:pStyle w:val="Normal"/>
              <w:spacing w:before="0" w:after="40"/>
              <w:rPr/>
            </w:pPr>
            <w:r>
              <w:rPr/>
            </w:r>
          </w:p>
          <w:p>
            <w:pPr>
              <w:pStyle w:val="Normal"/>
              <w:jc w:val="center"/>
              <w:rPr>
                <w:rFonts w:eastAsia="Arial" w:cs="Arial"/>
                <w:color w:val="1E293B"/>
                <w:sz w:val="19"/>
                <w:szCs w:val="19"/>
              </w:rPr>
            </w:pPr>
            <w:r>
              <w:rPr>
                <w:rFonts w:eastAsia="Arial" w:cs="Arial"/>
                <w:color w:val="1E293B"/>
                <w:sz w:val="19"/>
                <w:szCs w:val="19"/>
              </w:rPr>
              <w:t>Addendum Effective Date: ___________________________     Version: 1.0</w:t>
            </w:r>
          </w:p>
        </w:tc>
      </w:tr>
    </w:tbl>
    <w:p>
      <w:pPr>
        <w:pStyle w:val="Normal"/>
        <w:spacing w:before="0" w:after="200"/>
        <w:rPr/>
      </w:pPr>
      <w:r>
        <w:rPr/>
      </w:r>
    </w:p>
    <w:p>
      <w:pPr>
        <w:pStyle w:val="Normal"/>
        <w:jc w:val="center"/>
        <w:rPr>
          <w:rFonts w:eastAsia="Arial" w:cs="Arial"/>
          <w:b/>
          <w:bCs/>
          <w:caps/>
          <w:color w:val="3B5E8C"/>
          <w:sz w:val="17"/>
          <w:szCs w:val="17"/>
        </w:rPr>
      </w:pPr>
      <w:r>
        <w:rPr>
          <w:rFonts w:eastAsia="Arial" w:cs="Arial"/>
          <w:b/>
          <w:bCs/>
          <w:caps/>
          <w:color w:val="3B5E8C"/>
          <w:sz w:val="17"/>
          <w:szCs w:val="17"/>
        </w:rPr>
        <w:t>CONFIDENTIAL — FOR AUTHORIZED PARTIES ONLY</w:t>
      </w:r>
      <w:r>
        <w:br w:type="page"/>
      </w:r>
    </w:p>
    <w:p>
      <w:pPr>
        <w:pStyle w:val="Normal"/>
        <w:spacing w:before="0" w:after="0"/>
        <w:rPr/>
      </w:pPr>
      <w:r>
        <w:rPr/>
      </w:r>
    </w:p>
    <w:p>
      <w:pPr>
        <w:pStyle w:val="Normal"/>
        <w:spacing w:before="300" w:after="100"/>
        <w:rPr>
          <w:rFonts w:eastAsia="Arial" w:cs="Arial"/>
          <w:b/>
          <w:bCs/>
          <w:color w:val="1A2E44"/>
          <w:sz w:val="22"/>
          <w:szCs w:val="22"/>
        </w:rPr>
      </w:pPr>
      <w:r>
        <w:rPr>
          <w:rFonts w:eastAsia="Arial" w:cs="Arial"/>
          <w:b/>
          <w:bCs/>
          <w:color w:val="1A2E44"/>
          <w:sz w:val="22"/>
          <w:szCs w:val="22"/>
        </w:rPr>
        <w:t>F1. PURPOSE AND PARTIES</w:t>
      </w:r>
    </w:p>
    <w:p>
      <w:pPr>
        <w:pStyle w:val="Normal"/>
        <w:pBdr>
          <w:bottom w:val="single" w:sz="6" w:space="1" w:color="BFDBFE"/>
        </w:pBdr>
        <w:spacing w:before="0" w:after="120"/>
        <w:rPr/>
      </w:pPr>
      <w:r>
        <w:rPr/>
      </w:r>
    </w:p>
    <w:p>
      <w:pPr>
        <w:pStyle w:val="Normal"/>
        <w:spacing w:before="0" w:after="60"/>
        <w:rPr/>
      </w:pPr>
      <w:r>
        <w:rPr/>
      </w:r>
    </w:p>
    <w:p>
      <w:pPr>
        <w:pStyle w:val="Normal"/>
        <w:spacing w:lineRule="auto" w:line="276" w:before="60" w:after="100"/>
        <w:rPr/>
      </w:pPr>
      <w:r>
        <w:rPr>
          <w:rFonts w:eastAsia="Arial" w:cs="Arial"/>
          <w:color w:val="1E293B"/>
          <w:sz w:val="20"/>
          <w:szCs w:val="20"/>
        </w:rPr>
        <w:t>This Schedule F (the "Revenue Sharing Addendum" or "Addendum") is entered into as a binding schedule to the SaaS License Agreement between Netbones Solutions Pty Ltd ("Provider") and the Soralia Village Homeowners Association ("HOA" or "Client") (the "Main Agreement"). This Addendum governs the equitable sharing of revenue generated through the Platform between three parties: the Provider, the HOA, and the Community Benefit Fund ("CBF"), established hereunder for the benefit of the Soralia Village community.</w:t>
      </w:r>
    </w:p>
    <w:p>
      <w:pPr>
        <w:pStyle w:val="Normal"/>
        <w:spacing w:lineRule="auto" w:line="276" w:before="0" w:after="6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spacing w:lineRule="auto" w:line="276"/>
              <w:rPr/>
            </w:pPr>
            <w:r>
              <w:rPr>
                <w:rFonts w:eastAsia="Arial" w:cs="Arial"/>
                <w:b/>
                <w:bCs/>
                <w:color w:val="1A2E44"/>
                <w:sz w:val="20"/>
                <w:szCs w:val="20"/>
              </w:rPr>
              <w:t>Foundational Principle</w:t>
            </w:r>
          </w:p>
          <w:p>
            <w:pPr>
              <w:pStyle w:val="Normal"/>
              <w:spacing w:lineRule="auto" w:line="276" w:before="0" w:after="40"/>
              <w:rPr/>
            </w:pPr>
            <w:r>
              <w:rPr/>
            </w:r>
          </w:p>
          <w:p>
            <w:pPr>
              <w:pStyle w:val="Normal"/>
              <w:spacing w:lineRule="auto" w:line="276" w:before="60" w:after="100"/>
              <w:rPr/>
            </w:pPr>
            <w:r>
              <w:rPr>
                <w:rFonts w:eastAsia="Arial" w:cs="Arial"/>
                <w:color w:val="1E293B"/>
                <w:sz w:val="20"/>
                <w:szCs w:val="20"/>
              </w:rPr>
              <w:t>The revenue sharing model in this Addendum is founded on the recognition that the Platform's commercial value is co-created by three distinct contributors: the Provider, which builds and operates the technology infrastructure; the HOA, which provides community governance, drives adoption, administers services, and creates the trusted environment within which the Platform operates; and the Soralia Village community at large, whose participation, data, and engagement generate the transaction volume and survey revenue from which all commercial activity derives. Revenue sharing is structured to recognise each contributor's role equitably.</w:t>
            </w:r>
          </w:p>
        </w:tc>
      </w:tr>
    </w:tbl>
    <w:p>
      <w:pPr>
        <w:pStyle w:val="Normal"/>
        <w:spacing w:lineRule="auto" w:line="276" w:before="0" w:after="80"/>
        <w:rPr/>
      </w:pPr>
      <w:r>
        <w:rPr/>
      </w:r>
    </w:p>
    <w:p>
      <w:pPr>
        <w:pStyle w:val="Normal"/>
        <w:spacing w:lineRule="auto" w:line="276" w:before="180" w:after="60"/>
        <w:rPr/>
      </w:pPr>
      <w:r>
        <w:rPr>
          <w:rFonts w:eastAsia="Arial" w:cs="Arial"/>
          <w:b/>
          <w:bCs/>
          <w:color w:val="3B5E8C"/>
          <w:sz w:val="20"/>
          <w:szCs w:val="20"/>
        </w:rPr>
        <w:t>F1.1  Parties to this Addendum</w:t>
      </w:r>
    </w:p>
    <w:tbl>
      <w:tblPr>
        <w:tblW w:w="9720" w:type="dxa"/>
        <w:jc w:val="left"/>
        <w:tblInd w:w="0" w:type="dxa"/>
        <w:tblLayout w:type="fixed"/>
        <w:tblCellMar>
          <w:top w:w="80" w:type="dxa"/>
          <w:left w:w="120" w:type="dxa"/>
          <w:bottom w:w="80" w:type="dxa"/>
          <w:right w:w="120" w:type="dxa"/>
        </w:tblCellMar>
      </w:tblPr>
      <w:tblGrid>
        <w:gridCol w:w="3193"/>
        <w:gridCol w:w="6526"/>
      </w:tblGrid>
      <w:tr>
        <w:trPr/>
        <w:tc>
          <w:tcPr>
            <w:tcW w:w="3193"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Provider</w:t>
            </w:r>
          </w:p>
        </w:tc>
        <w:tc>
          <w:tcPr>
            <w:tcW w:w="6526"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Netbones Solutions Pty Ltd (2020/462626/07)</w:t>
            </w:r>
          </w:p>
        </w:tc>
      </w:tr>
      <w:tr>
        <w:trPr/>
        <w:tc>
          <w:tcPr>
            <w:tcW w:w="3193"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HOA / Client</w:t>
            </w:r>
          </w:p>
        </w:tc>
        <w:tc>
          <w:tcPr>
            <w:tcW w:w="6526"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Soralia Village Homeowners Association</w:t>
            </w:r>
          </w:p>
        </w:tc>
      </w:tr>
      <w:tr>
        <w:trPr/>
        <w:tc>
          <w:tcPr>
            <w:tcW w:w="3193"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Community Benefit Fund</w:t>
            </w:r>
          </w:p>
        </w:tc>
        <w:tc>
          <w:tcPr>
            <w:tcW w:w="6526"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A ring-fenced fund administered by the HOA Board for community improvement purposes, as further defined in Section F6</w:t>
            </w:r>
          </w:p>
        </w:tc>
      </w:tr>
      <w:tr>
        <w:trPr/>
        <w:tc>
          <w:tcPr>
            <w:tcW w:w="3193"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Main Agreement</w:t>
            </w:r>
          </w:p>
        </w:tc>
        <w:tc>
          <w:tcPr>
            <w:tcW w:w="6526"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SaaS License Agreement SVD-2026-001</w:t>
            </w:r>
          </w:p>
        </w:tc>
      </w:tr>
    </w:tbl>
    <w:p>
      <w:pPr>
        <w:pStyle w:val="Normal"/>
        <w:spacing w:lineRule="auto" w:line="276" w:before="0" w:after="80"/>
        <w:rPr/>
      </w:pPr>
      <w:r>
        <w:rPr/>
      </w:r>
    </w:p>
    <w:p>
      <w:pPr>
        <w:pStyle w:val="Normal"/>
        <w:spacing w:lineRule="auto" w:line="276" w:before="180" w:after="60"/>
        <w:rPr/>
      </w:pPr>
      <w:r>
        <w:rPr>
          <w:rFonts w:eastAsia="Arial" w:cs="Arial"/>
          <w:b/>
          <w:bCs/>
          <w:color w:val="3B5E8C"/>
          <w:sz w:val="20"/>
          <w:szCs w:val="20"/>
        </w:rPr>
        <w:t>F1.2  Relationship to Main Agreement</w:t>
      </w:r>
    </w:p>
    <w:p>
      <w:pPr>
        <w:pStyle w:val="Normal"/>
        <w:spacing w:lineRule="auto" w:line="276" w:before="60" w:after="100"/>
        <w:rPr/>
      </w:pPr>
      <w:r>
        <w:rPr>
          <w:rFonts w:eastAsia="Arial" w:cs="Arial"/>
          <w:color w:val="1E293B"/>
          <w:sz w:val="20"/>
          <w:szCs w:val="20"/>
        </w:rPr>
        <w:t>This Addendum supplements and forms part of the Main Agreement. Defined terms used in this Addendum and not otherwise defined herein have the meanings ascribed to them in the Main Agreement. In the event of any conflict between this Addendum and the Main Agreement with respect to revenue sharing matters, this Addendum shall prevail.</w:t>
      </w:r>
    </w:p>
    <w:p>
      <w:pPr>
        <w:pStyle w:val="Normal"/>
        <w:spacing w:lineRule="auto" w:line="276" w:before="0" w:after="80"/>
        <w:rPr/>
      </w:pPr>
      <w:r>
        <w:rPr/>
      </w:r>
    </w:p>
    <w:p>
      <w:pPr>
        <w:pStyle w:val="Normal"/>
        <w:spacing w:lineRule="auto" w:line="276" w:before="300" w:after="100"/>
        <w:rPr/>
      </w:pPr>
      <w:r>
        <w:rPr>
          <w:rFonts w:eastAsia="Arial" w:cs="Arial"/>
          <w:b/>
          <w:bCs/>
          <w:color w:val="1A2E44"/>
          <w:sz w:val="22"/>
          <w:szCs w:val="22"/>
        </w:rPr>
        <w:t>F2. DEFINED TERMS</w:t>
      </w:r>
    </w:p>
    <w:p>
      <w:pPr>
        <w:pStyle w:val="Normal"/>
        <w:pBdr>
          <w:bottom w:val="single" w:sz="6" w:space="1" w:color="BFDBFE"/>
        </w:pBdr>
        <w:spacing w:lineRule="auto" w:line="276" w:before="0" w:after="120"/>
        <w:rPr/>
      </w:pPr>
      <w:r>
        <w:rPr/>
      </w:r>
    </w:p>
    <w:p>
      <w:pPr>
        <w:pStyle w:val="Normal"/>
        <w:spacing w:lineRule="auto" w:line="276" w:before="0" w:after="6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spacing w:lineRule="auto" w:line="276" w:before="60" w:after="100"/>
              <w:rPr/>
            </w:pPr>
            <w:r>
              <w:rPr>
                <w:rFonts w:eastAsia="Arial" w:cs="Arial"/>
                <w:b/>
                <w:bCs/>
                <w:color w:val="1E293B"/>
                <w:sz w:val="20"/>
                <w:szCs w:val="20"/>
              </w:rPr>
              <w:t>"Accounting Period"</w:t>
            </w:r>
            <w:r>
              <w:rPr>
                <w:rFonts w:eastAsia="Arial" w:cs="Arial"/>
                <w:color w:val="1E293B"/>
                <w:sz w:val="20"/>
                <w:szCs w:val="20"/>
              </w:rPr>
              <w:t xml:space="preserve">  means each twelve (12) month period commencing on the Effective Date of the Main Agreement and each anniversary thereof, corresponding to the subscription renewal cycle.</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"Base Tier"</w:t>
            </w:r>
            <w:r>
              <w:rPr>
                <w:rFonts w:eastAsia="Arial" w:cs="Arial"/>
                <w:color w:val="1E293B"/>
                <w:sz w:val="20"/>
                <w:szCs w:val="20"/>
              </w:rPr>
              <w:t xml:space="preserve">  means the fixed percentage of Gross Revenue retained by the Provider from the top of each Revenue Stream before any Distributable Surplus is calculated, as set out in the Revenue Split Schedule (Section F3). The Base Tier protects the Provider's operating floor and is not subject to sharing.</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"Community Benefit Fund" or "CBF"</w:t>
            </w:r>
            <w:r>
              <w:rPr>
                <w:rFonts w:eastAsia="Arial" w:cs="Arial"/>
                <w:color w:val="1E293B"/>
                <w:sz w:val="20"/>
                <w:szCs w:val="20"/>
              </w:rPr>
              <w:t xml:space="preserve">  means the ring-fenced fund established under this Addendum, credited with the CBF Share of Distributable Surplus across applicable Revenue Streams, held on the Platform's ledger in trust for the Soralia Village community, and disbursed by the HOA Board in accordance with Section F6.</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"CBF Share"</w:t>
            </w:r>
            <w:r>
              <w:rPr>
                <w:rFonts w:eastAsia="Arial" w:cs="Arial"/>
                <w:color w:val="1E293B"/>
                <w:sz w:val="20"/>
                <w:szCs w:val="20"/>
              </w:rPr>
              <w:t xml:space="preserve">  means the percentage of Distributable Surplus allocated to the Community Benefit Fund for a given Revenue Stream, as specified in the Revenue Split Schedule.</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"Distributable Surplus"</w:t>
            </w:r>
            <w:r>
              <w:rPr>
                <w:rFonts w:eastAsia="Arial" w:cs="Arial"/>
                <w:color w:val="1E293B"/>
                <w:sz w:val="20"/>
                <w:szCs w:val="20"/>
              </w:rPr>
              <w:t xml:space="preserve">  means the portion of Gross Revenue for a Revenue Stream remaining after deduction of the Provider Base Tier, available for three-way distribution between the Provider (Profit Share), the HOA, and the CBF in the proportions set out in the Revenue Split Schedule.</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"Gross Revenue"</w:t>
            </w:r>
            <w:r>
              <w:rPr>
                <w:rFonts w:eastAsia="Arial" w:cs="Arial"/>
                <w:color w:val="1E293B"/>
                <w:sz w:val="20"/>
                <w:szCs w:val="20"/>
              </w:rPr>
              <w:t xml:space="preserve">  means the total fees, commissions, charges, and other income received by the Provider in cleared funds from a Revenue Stream during an Accounting Period, before deduction of any costs, taxes, or third-party payment processing charges, unless otherwise specified for a particular Revenue Stream.</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"HOA Share"</w:t>
            </w:r>
            <w:r>
              <w:rPr>
                <w:rFonts w:eastAsia="Arial" w:cs="Arial"/>
                <w:color w:val="1E293B"/>
                <w:sz w:val="20"/>
                <w:szCs w:val="20"/>
              </w:rPr>
              <w:t xml:space="preserve">  means the percentage of Distributable Surplus allocated to the HOA for a given Revenue Stream, payable annually as set out in Section F5.</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"Minimum Distribution Threshold"</w:t>
            </w:r>
            <w:r>
              <w:rPr>
                <w:rFonts w:eastAsia="Arial" w:cs="Arial"/>
                <w:color w:val="1E293B"/>
                <w:sz w:val="20"/>
                <w:szCs w:val="20"/>
              </w:rPr>
              <w:t xml:space="preserve">  means the minimum aggregate amount that must accumulate in the HOA's or CBF's account before a distribution is made, being R500 for the HOA Share and R1,000 for the CBF, as further described in Section F8.</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"Non-Sharing Streams"</w:t>
            </w:r>
            <w:r>
              <w:rPr>
                <w:rFonts w:eastAsia="Arial" w:cs="Arial"/>
                <w:color w:val="1E293B"/>
                <w:sz w:val="20"/>
                <w:szCs w:val="20"/>
              </w:rPr>
              <w:t xml:space="preserve">  means Revenue Streams from which no Distributable Surplus arises and no HOA Share or CBF Share is payable, being the Household Licence Fees, Premium Seat Fees, and Payment Processing Fees, as set out in Section F3.</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"Provider Profit Share"</w:t>
            </w:r>
            <w:r>
              <w:rPr>
                <w:rFonts w:eastAsia="Arial" w:cs="Arial"/>
                <w:color w:val="1E293B"/>
                <w:sz w:val="20"/>
                <w:szCs w:val="20"/>
              </w:rPr>
              <w:t xml:space="preserve">  means the Provider's portion of the Distributable Surplus for a Revenue Stream, being the remainder of the Distributable Surplus after deduction of the HOA Share and CBF Share.</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"Revenue Split Schedule"</w:t>
            </w:r>
            <w:r>
              <w:rPr>
                <w:rFonts w:eastAsia="Arial" w:cs="Arial"/>
                <w:color w:val="1E293B"/>
                <w:sz w:val="20"/>
                <w:szCs w:val="20"/>
              </w:rPr>
              <w:t xml:space="preserve">  means the table set out in Section F3 specifying the Base Tier, Distributable Surplus split, and applicable notes for each Revenue Stream.</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"Revenue Statement"</w:t>
            </w:r>
            <w:r>
              <w:rPr>
                <w:rFonts w:eastAsia="Arial" w:cs="Arial"/>
                <w:color w:val="1E293B"/>
                <w:sz w:val="20"/>
                <w:szCs w:val="20"/>
              </w:rPr>
              <w:t xml:space="preserve">  means the annual statement issued by the Provider to the HOA within thirty (30) days of the end of each Accounting Period, setting out the Gross Revenue, Base Tier deduction, Distributable Surplus, and allocation calculations for each Revenue Stream, together with the CBF running balance and any disbursements made during the Accounting Period.</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"Revenue Stream"</w:t>
            </w:r>
            <w:r>
              <w:rPr>
                <w:rFonts w:eastAsia="Arial" w:cs="Arial"/>
                <w:color w:val="1E293B"/>
                <w:sz w:val="20"/>
                <w:szCs w:val="20"/>
              </w:rPr>
              <w:t xml:space="preserve">  means each category of income generated through the Platform as classified in Section F3.</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"Survey Platform Revenue"</w:t>
            </w:r>
            <w:r>
              <w:rPr>
                <w:rFonts w:eastAsia="Arial" w:cs="Arial"/>
                <w:color w:val="1E293B"/>
                <w:sz w:val="20"/>
                <w:szCs w:val="20"/>
              </w:rPr>
              <w:t xml:space="preserve">  means fees or income received by the Provider from third-party survey providers for access to the Platform's survey gateway and the Soralia Village community as a survey participant pool, exclusive of rewards funded directly by third parties and credited to individual users under Section 16.4 of the Main Agreement. User Rewards are not Revenue and are not subject to this Addendum.</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"User Rewards"</w:t>
            </w:r>
            <w:r>
              <w:rPr>
                <w:rFonts w:eastAsia="Arial" w:cs="Arial"/>
                <w:color w:val="1E293B"/>
                <w:sz w:val="20"/>
                <w:szCs w:val="20"/>
              </w:rPr>
              <w:t xml:space="preserve">  means value credits (including credits, vouchers, or other digital instruments) funded by third-party survey providers and credited directly to individual user accounts upon completion of Third-Party Paid Surveys, as governed by Section 16.4 of the Main Agreement. User Rewards are expressly excluded from Gross Revenue and this Addendum.</w:t>
            </w:r>
          </w:p>
        </w:tc>
      </w:tr>
    </w:tbl>
    <w:p>
      <w:pPr>
        <w:pStyle w:val="Normal"/>
        <w:spacing w:lineRule="auto" w:line="276" w:before="0" w:after="80"/>
        <w:rPr/>
      </w:pPr>
      <w:r>
        <w:rPr/>
      </w:r>
    </w:p>
    <w:p>
      <w:pPr>
        <w:pStyle w:val="Normal"/>
        <w:spacing w:lineRule="auto" w:line="276" w:before="300" w:after="100"/>
        <w:rPr/>
      </w:pPr>
      <w:r>
        <w:rPr>
          <w:rFonts w:eastAsia="Arial" w:cs="Arial"/>
          <w:b/>
          <w:bCs/>
          <w:color w:val="1A2E44"/>
          <w:sz w:val="22"/>
          <w:szCs w:val="22"/>
        </w:rPr>
        <w:t>F3. REVENUE SPLIT SCHEDULE</w:t>
      </w:r>
    </w:p>
    <w:p>
      <w:pPr>
        <w:pStyle w:val="Normal"/>
        <w:pBdr>
          <w:bottom w:val="single" w:sz="6" w:space="1" w:color="BFDBFE"/>
        </w:pBdr>
        <w:spacing w:lineRule="auto" w:line="276" w:before="0" w:after="120"/>
        <w:rPr/>
      </w:pPr>
      <w:r>
        <w:rPr/>
      </w:r>
    </w:p>
    <w:p>
      <w:pPr>
        <w:pStyle w:val="Normal"/>
        <w:spacing w:lineRule="auto" w:line="276" w:before="0" w:after="60"/>
        <w:rPr/>
      </w:pPr>
      <w:r>
        <w:rPr/>
      </w:r>
    </w:p>
    <w:p>
      <w:pPr>
        <w:pStyle w:val="Normal"/>
        <w:spacing w:lineRule="auto" w:line="276" w:before="60" w:after="100"/>
        <w:rPr/>
      </w:pPr>
      <w:r>
        <w:rPr>
          <w:rFonts w:eastAsia="Arial" w:cs="Arial"/>
          <w:color w:val="1E293B"/>
          <w:sz w:val="20"/>
          <w:szCs w:val="20"/>
        </w:rPr>
        <w:t>The Revenue Split Schedule operates in two sequential steps, presented in two separate tables below. Step 1 establishes the Provider Base Tier — the percentage of Gross Revenue retained by the Provider before any sharing occurs. Step 2 establishes how the remaining Distributable Surplus (100% minus the Base Tier) is divided between the parties. The two tables must be read together: the Base Tier % and the Surplus Split % always sum to 100% of Gross Revenue.</w:t>
      </w:r>
    </w:p>
    <w:p>
      <w:pPr>
        <w:pStyle w:val="Normal"/>
        <w:spacing w:lineRule="auto" w:line="276" w:before="0" w:after="6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spacing w:lineRule="auto" w:line="276"/>
              <w:rPr/>
            </w:pPr>
            <w:r>
              <w:rPr>
                <w:rFonts w:eastAsia="Arial" w:cs="Arial"/>
                <w:b/>
                <w:bCs/>
                <w:color w:val="1A2E44"/>
                <w:sz w:val="19"/>
                <w:szCs w:val="19"/>
              </w:rPr>
              <w:t xml:space="preserve">How to read these tables:  </w:t>
            </w:r>
            <w:r>
              <w:rPr>
                <w:rFonts w:eastAsia="Arial" w:cs="Arial"/>
                <w:color w:val="1E293B"/>
                <w:sz w:val="19"/>
                <w:szCs w:val="19"/>
              </w:rPr>
              <w:t>For any stream, take the Base Tier % from Table 1. The remainder (100% − Base Tier %) is the Distributable Surplus. Table 2 shows how that Distributable Surplus is then split between Provider, HOA, and CBF — those three columns always sum to 100% of the Distributable Surplus, not 100% of Gross Revenue. See the worked example in Section F4.3.</w:t>
            </w:r>
          </w:p>
        </w:tc>
      </w:tr>
    </w:tbl>
    <w:p>
      <w:pPr>
        <w:pStyle w:val="Normal"/>
        <w:spacing w:lineRule="auto" w:line="276" w:before="0" w:after="80"/>
        <w:rPr/>
      </w:pPr>
      <w:r>
        <w:rPr/>
      </w:r>
    </w:p>
    <w:p>
      <w:pPr>
        <w:pStyle w:val="Normal"/>
        <w:spacing w:lineRule="auto" w:line="276" w:before="0" w:after="80"/>
        <w:rPr/>
      </w:pPr>
      <w:r>
        <w:rPr>
          <w:rFonts w:eastAsia="Arial" w:cs="Arial"/>
          <w:b/>
          <w:bCs/>
          <w:color w:val="1A2E44"/>
          <w:sz w:val="21"/>
          <w:szCs w:val="21"/>
        </w:rPr>
        <w:t>TABLE 1 — Provider Base Tier (% of Gross Revenue retained by Provider)</w:t>
      </w:r>
    </w:p>
    <w:tbl>
      <w:tblPr>
        <w:tblW w:w="9671" w:type="dxa"/>
        <w:jc w:val="left"/>
        <w:tblInd w:w="0" w:type="dxa"/>
        <w:tblLayout w:type="fixed"/>
        <w:tblCellMar>
          <w:top w:w="80" w:type="dxa"/>
          <w:left w:w="120" w:type="dxa"/>
          <w:bottom w:w="80" w:type="dxa"/>
          <w:right w:w="120" w:type="dxa"/>
        </w:tblCellMar>
      </w:tblPr>
      <w:tblGrid>
        <w:gridCol w:w="5200"/>
        <w:gridCol w:w="1759"/>
        <w:gridCol w:w="2712"/>
      </w:tblGrid>
      <w:tr>
        <w:trPr>
          <w:tblHeader w:val="true"/>
        </w:trPr>
        <w:tc>
          <w:tcPr>
            <w:tcW w:w="5200" w:type="dxa"/>
            <w:tcBorders>
              <w:top w:val="single" w:sz="4" w:space="0" w:color="1E40AF"/>
              <w:left w:val="single" w:sz="4" w:space="0" w:color="1E40AF"/>
              <w:bottom w:val="single" w:sz="4" w:space="0" w:color="1E40AF"/>
              <w:right w:val="single" w:sz="4" w:space="0" w:color="1E40AF"/>
            </w:tcBorders>
            <w:shd w:fill="1E40AF" w:val="clear"/>
          </w:tcPr>
          <w:p>
            <w:pPr>
              <w:pStyle w:val="Normal"/>
              <w:spacing w:lineRule="auto" w:line="276"/>
              <w:rPr/>
            </w:pPr>
            <w:r>
              <w:rPr>
                <w:rFonts w:eastAsia="Arial" w:cs="Arial"/>
                <w:b/>
                <w:bCs/>
                <w:color w:val="FFFFFF"/>
                <w:sz w:val="18"/>
                <w:szCs w:val="18"/>
              </w:rPr>
              <w:t>Revenue Stream</w:t>
            </w:r>
          </w:p>
        </w:tc>
        <w:tc>
          <w:tcPr>
            <w:tcW w:w="1759" w:type="dxa"/>
            <w:tcBorders>
              <w:top w:val="single" w:sz="4" w:space="0" w:color="1E40AF"/>
              <w:left w:val="single" w:sz="4" w:space="0" w:color="1E40AF"/>
              <w:bottom w:val="single" w:sz="4" w:space="0" w:color="1E40AF"/>
              <w:right w:val="single" w:sz="4" w:space="0" w:color="1E40AF"/>
            </w:tcBorders>
            <w:shd w:fill="1E40AF" w:val="clear"/>
            <w:tcMar>
              <w:left w:w="100" w:type="dxa"/>
              <w:right w:w="100" w:type="dxa"/>
            </w:tcMar>
          </w:tcPr>
          <w:p>
            <w:pPr>
              <w:pStyle w:val="Normal"/>
              <w:spacing w:lineRule="auto" w:line="276"/>
              <w:jc w:val="center"/>
              <w:rPr/>
            </w:pPr>
            <w:r>
              <w:rPr>
                <w:rFonts w:eastAsia="Arial" w:cs="Arial"/>
                <w:b/>
                <w:bCs/>
                <w:color w:val="FFFFFF"/>
                <w:sz w:val="18"/>
                <w:szCs w:val="18"/>
              </w:rPr>
              <w:t>Base Tier (% of GR)</w:t>
            </w:r>
          </w:p>
        </w:tc>
        <w:tc>
          <w:tcPr>
            <w:tcW w:w="2712" w:type="dxa"/>
            <w:tcBorders>
              <w:top w:val="single" w:sz="4" w:space="0" w:color="1E40AF"/>
              <w:left w:val="single" w:sz="4" w:space="0" w:color="1E40AF"/>
              <w:bottom w:val="single" w:sz="4" w:space="0" w:color="1E40AF"/>
              <w:right w:val="single" w:sz="4" w:space="0" w:color="1E40AF"/>
            </w:tcBorders>
            <w:shd w:fill="1E40AF" w:val="clear"/>
            <w:tcMar>
              <w:left w:w="100" w:type="dxa"/>
              <w:right w:w="100" w:type="dxa"/>
            </w:tcMar>
          </w:tcPr>
          <w:p>
            <w:pPr>
              <w:pStyle w:val="Normal"/>
              <w:spacing w:lineRule="auto" w:line="276"/>
              <w:jc w:val="center"/>
              <w:rPr/>
            </w:pPr>
            <w:r>
              <w:rPr>
                <w:rFonts w:eastAsia="Arial" w:cs="Arial"/>
                <w:b/>
                <w:bCs/>
                <w:color w:val="FFFFFF"/>
                <w:sz w:val="18"/>
                <w:szCs w:val="18"/>
              </w:rPr>
              <w:t>Distributable Surplus (= 100% − Base Tier)</w:t>
            </w:r>
          </w:p>
        </w:tc>
      </w:tr>
      <w:tr>
        <w:trPr/>
        <w:tc>
          <w:tcPr>
            <w:tcW w:w="9671" w:type="dxa"/>
            <w:gridSpan w:val="3"/>
            <w:tcBorders>
              <w:top w:val="single" w:sz="4" w:space="0" w:color="BFDBFE"/>
              <w:left w:val="single" w:sz="4" w:space="0" w:color="BFDBFE"/>
              <w:bottom w:val="single" w:sz="4" w:space="0" w:color="BFDBFE"/>
              <w:right w:val="single" w:sz="4" w:space="0" w:color="BFDBFE"/>
            </w:tcBorders>
            <w:shd w:fill="1E3A5F" w:val="clear"/>
            <w:tcMar>
              <w:top w:w="60" w:type="dxa"/>
              <w:bottom w:w="60" w:type="dxa"/>
            </w:tcMar>
          </w:tcPr>
          <w:p>
            <w:pPr>
              <w:pStyle w:val="Normal"/>
              <w:spacing w:lineRule="auto" w:line="276"/>
              <w:rPr/>
            </w:pPr>
            <w:r>
              <w:rPr>
                <w:rFonts w:eastAsia="Arial" w:cs="Arial"/>
                <w:b/>
                <w:bCs/>
                <w:caps/>
                <w:color w:val="FFFFFF"/>
                <w:sz w:val="18"/>
                <w:szCs w:val="18"/>
              </w:rPr>
              <w:t>GROUP 1 — Subscription Revenue (Non-Sharing Streams)</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rPr/>
            </w:pPr>
            <w:r>
              <w:rPr>
                <w:rFonts w:eastAsia="Arial" w:cs="Arial"/>
                <w:color w:val="1E293B"/>
                <w:sz w:val="18"/>
                <w:szCs w:val="18"/>
              </w:rPr>
              <w:t>Household Licence Fees (Standard Seats)</w:t>
            </w:r>
          </w:p>
        </w:tc>
        <w:tc>
          <w:tcPr>
            <w:tcW w:w="1759" w:type="dxa"/>
            <w:tcBorders>
              <w:top w:val="single" w:sz="4" w:space="0" w:color="BFDBFE"/>
              <w:left w:val="single" w:sz="4" w:space="0" w:color="BFDBFE"/>
              <w:bottom w:val="single" w:sz="4" w:space="0" w:color="BFDBFE"/>
              <w:right w:val="single" w:sz="4" w:space="0" w:color="BFDBFE"/>
            </w:tcBorders>
            <w:shd w:fill="FFF7ED" w:val="clear"/>
            <w:tcMar>
              <w:top w:w="70" w:type="dxa"/>
              <w:left w:w="100" w:type="dxa"/>
              <w:bottom w:w="70" w:type="dxa"/>
              <w:right w:w="100" w:type="dxa"/>
            </w:tcMar>
          </w:tcPr>
          <w:p>
            <w:pPr>
              <w:pStyle w:val="Normal"/>
              <w:spacing w:lineRule="auto" w:line="276"/>
              <w:jc w:val="center"/>
              <w:rPr/>
            </w:pPr>
            <w:r>
              <w:rPr>
                <w:rFonts w:eastAsia="Arial" w:cs="Arial"/>
                <w:b/>
                <w:bCs/>
                <w:color w:val="92400E"/>
                <w:sz w:val="18"/>
                <w:szCs w:val="18"/>
              </w:rPr>
              <w:t>100%</w:t>
            </w:r>
          </w:p>
        </w:tc>
        <w:tc>
          <w:tcPr>
            <w:tcW w:w="2712" w:type="dxa"/>
            <w:tcBorders>
              <w:top w:val="single" w:sz="4" w:space="0" w:color="BFDBFE"/>
              <w:left w:val="single" w:sz="4" w:space="0" w:color="BFDBFE"/>
              <w:bottom w:val="single" w:sz="4" w:space="0" w:color="BFDBFE"/>
              <w:right w:val="single" w:sz="4" w:space="0" w:color="BFDBFE"/>
            </w:tcBorders>
            <w:shd w:fill="FFF7ED" w:val="clear"/>
            <w:tcMar>
              <w:top w:w="70" w:type="dxa"/>
              <w:left w:w="100" w:type="dxa"/>
              <w:bottom w:w="70" w:type="dxa"/>
              <w:right w:w="100" w:type="dxa"/>
            </w:tcMar>
          </w:tcPr>
          <w:p>
            <w:pPr>
              <w:pStyle w:val="Normal"/>
              <w:spacing w:lineRule="auto" w:line="276"/>
              <w:jc w:val="center"/>
              <w:rPr/>
            </w:pPr>
            <w:r>
              <w:rPr>
                <w:rFonts w:eastAsia="Arial" w:cs="Arial"/>
                <w:i/>
                <w:iCs/>
                <w:color w:val="92400E"/>
                <w:sz w:val="18"/>
                <w:szCs w:val="18"/>
              </w:rPr>
              <w:t>0% — Non-Sharing</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rPr/>
            </w:pPr>
            <w:r>
              <w:rPr>
                <w:rFonts w:eastAsia="Arial" w:cs="Arial"/>
                <w:color w:val="1E293B"/>
                <w:sz w:val="18"/>
                <w:szCs w:val="18"/>
              </w:rPr>
              <w:t>Premium Seat Fees (paid seats above Complimentary Allocation)</w:t>
            </w:r>
          </w:p>
        </w:tc>
        <w:tc>
          <w:tcPr>
            <w:tcW w:w="1759" w:type="dxa"/>
            <w:tcBorders>
              <w:top w:val="single" w:sz="4" w:space="0" w:color="BFDBFE"/>
              <w:left w:val="single" w:sz="4" w:space="0" w:color="BFDBFE"/>
              <w:bottom w:val="single" w:sz="4" w:space="0" w:color="BFDBFE"/>
              <w:right w:val="single" w:sz="4" w:space="0" w:color="BFDBFE"/>
            </w:tcBorders>
            <w:shd w:fill="FFF7ED" w:val="clear"/>
            <w:tcMar>
              <w:top w:w="70" w:type="dxa"/>
              <w:left w:w="100" w:type="dxa"/>
              <w:bottom w:w="70" w:type="dxa"/>
              <w:right w:w="100" w:type="dxa"/>
            </w:tcMar>
          </w:tcPr>
          <w:p>
            <w:pPr>
              <w:pStyle w:val="Normal"/>
              <w:spacing w:lineRule="auto" w:line="276"/>
              <w:jc w:val="center"/>
              <w:rPr/>
            </w:pPr>
            <w:r>
              <w:rPr>
                <w:rFonts w:eastAsia="Arial" w:cs="Arial"/>
                <w:b/>
                <w:bCs/>
                <w:color w:val="92400E"/>
                <w:sz w:val="18"/>
                <w:szCs w:val="18"/>
              </w:rPr>
              <w:t>100%</w:t>
            </w:r>
          </w:p>
        </w:tc>
        <w:tc>
          <w:tcPr>
            <w:tcW w:w="2712" w:type="dxa"/>
            <w:tcBorders>
              <w:top w:val="single" w:sz="4" w:space="0" w:color="BFDBFE"/>
              <w:left w:val="single" w:sz="4" w:space="0" w:color="BFDBFE"/>
              <w:bottom w:val="single" w:sz="4" w:space="0" w:color="BFDBFE"/>
              <w:right w:val="single" w:sz="4" w:space="0" w:color="BFDBFE"/>
            </w:tcBorders>
            <w:shd w:fill="FFF7ED" w:val="clear"/>
            <w:tcMar>
              <w:top w:w="70" w:type="dxa"/>
              <w:left w:w="100" w:type="dxa"/>
              <w:bottom w:w="70" w:type="dxa"/>
              <w:right w:w="100" w:type="dxa"/>
            </w:tcMar>
          </w:tcPr>
          <w:p>
            <w:pPr>
              <w:pStyle w:val="Normal"/>
              <w:spacing w:lineRule="auto" w:line="276"/>
              <w:jc w:val="center"/>
              <w:rPr/>
            </w:pPr>
            <w:r>
              <w:rPr>
                <w:rFonts w:eastAsia="Arial" w:cs="Arial"/>
                <w:i/>
                <w:iCs/>
                <w:color w:val="92400E"/>
                <w:sz w:val="18"/>
                <w:szCs w:val="18"/>
              </w:rPr>
              <w:t>0% — Non-Sharing</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rPr/>
            </w:pPr>
            <w:r>
              <w:rPr>
                <w:rFonts w:eastAsia="Arial" w:cs="Arial"/>
                <w:color w:val="1E293B"/>
                <w:sz w:val="18"/>
                <w:szCs w:val="18"/>
              </w:rPr>
              <w:t>Payment Processing Fee (2.5% gateway charge)</w:t>
            </w:r>
          </w:p>
        </w:tc>
        <w:tc>
          <w:tcPr>
            <w:tcW w:w="1759" w:type="dxa"/>
            <w:tcBorders>
              <w:top w:val="single" w:sz="4" w:space="0" w:color="BFDBFE"/>
              <w:left w:val="single" w:sz="4" w:space="0" w:color="BFDBFE"/>
              <w:bottom w:val="single" w:sz="4" w:space="0" w:color="BFDBFE"/>
              <w:right w:val="single" w:sz="4" w:space="0" w:color="BFDBFE"/>
            </w:tcBorders>
            <w:shd w:fill="FFF7ED" w:val="clear"/>
            <w:tcMar>
              <w:top w:w="70" w:type="dxa"/>
              <w:left w:w="100" w:type="dxa"/>
              <w:bottom w:w="70" w:type="dxa"/>
              <w:right w:w="100" w:type="dxa"/>
            </w:tcMar>
          </w:tcPr>
          <w:p>
            <w:pPr>
              <w:pStyle w:val="Normal"/>
              <w:spacing w:lineRule="auto" w:line="276"/>
              <w:jc w:val="center"/>
              <w:rPr/>
            </w:pPr>
            <w:r>
              <w:rPr>
                <w:rFonts w:eastAsia="Arial" w:cs="Arial"/>
                <w:b/>
                <w:bCs/>
                <w:color w:val="92400E"/>
                <w:sz w:val="18"/>
                <w:szCs w:val="18"/>
              </w:rPr>
              <w:t>100%</w:t>
            </w:r>
          </w:p>
        </w:tc>
        <w:tc>
          <w:tcPr>
            <w:tcW w:w="2712" w:type="dxa"/>
            <w:tcBorders>
              <w:top w:val="single" w:sz="4" w:space="0" w:color="BFDBFE"/>
              <w:left w:val="single" w:sz="4" w:space="0" w:color="BFDBFE"/>
              <w:bottom w:val="single" w:sz="4" w:space="0" w:color="BFDBFE"/>
              <w:right w:val="single" w:sz="4" w:space="0" w:color="BFDBFE"/>
            </w:tcBorders>
            <w:shd w:fill="FFF7ED" w:val="clear"/>
            <w:tcMar>
              <w:top w:w="70" w:type="dxa"/>
              <w:left w:w="100" w:type="dxa"/>
              <w:bottom w:w="70" w:type="dxa"/>
              <w:right w:w="100" w:type="dxa"/>
            </w:tcMar>
          </w:tcPr>
          <w:p>
            <w:pPr>
              <w:pStyle w:val="Normal"/>
              <w:spacing w:lineRule="auto" w:line="276"/>
              <w:jc w:val="center"/>
              <w:rPr/>
            </w:pPr>
            <w:r>
              <w:rPr>
                <w:rFonts w:eastAsia="Arial" w:cs="Arial"/>
                <w:i/>
                <w:iCs/>
                <w:color w:val="92400E"/>
                <w:sz w:val="18"/>
                <w:szCs w:val="18"/>
              </w:rPr>
              <w:t>0% — Non-Sharing</w:t>
            </w:r>
          </w:p>
        </w:tc>
      </w:tr>
      <w:tr>
        <w:trPr/>
        <w:tc>
          <w:tcPr>
            <w:tcW w:w="9671" w:type="dxa"/>
            <w:gridSpan w:val="3"/>
            <w:tcBorders>
              <w:top w:val="single" w:sz="4" w:space="0" w:color="BFDBFE"/>
              <w:left w:val="single" w:sz="4" w:space="0" w:color="BFDBFE"/>
              <w:bottom w:val="single" w:sz="4" w:space="0" w:color="BFDBFE"/>
              <w:right w:val="single" w:sz="4" w:space="0" w:color="BFDBFE"/>
            </w:tcBorders>
            <w:shd w:fill="1E3A5F" w:val="clear"/>
            <w:tcMar>
              <w:top w:w="60" w:type="dxa"/>
              <w:bottom w:w="60" w:type="dxa"/>
            </w:tcMar>
          </w:tcPr>
          <w:p>
            <w:pPr>
              <w:pStyle w:val="Normal"/>
              <w:spacing w:lineRule="auto" w:line="276"/>
              <w:rPr/>
            </w:pPr>
            <w:r>
              <w:rPr>
                <w:rFonts w:eastAsia="Arial" w:cs="Arial"/>
                <w:b/>
                <w:bCs/>
                <w:caps/>
                <w:color w:val="FFFFFF"/>
                <w:sz w:val="18"/>
                <w:szCs w:val="18"/>
              </w:rPr>
              <w:t>GROUP 2 — Community Services Marketplace (Schedule D)</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rPr/>
            </w:pPr>
            <w:r>
              <w:rPr>
                <w:rFonts w:eastAsia="Arial" w:cs="Arial"/>
                <w:color w:val="1E293B"/>
                <w:sz w:val="18"/>
                <w:szCs w:val="18"/>
              </w:rPr>
              <w:t>Transaction Facilitation Fee (5% of booking value)</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spacing w:lineRule="auto" w:line="276"/>
              <w:jc w:val="center"/>
              <w:rPr/>
            </w:pPr>
            <w:r>
              <w:rPr>
                <w:rFonts w:eastAsia="Arial" w:cs="Arial"/>
                <w:b/>
                <w:bCs/>
                <w:color w:val="1E293B"/>
                <w:sz w:val="18"/>
                <w:szCs w:val="18"/>
              </w:rPr>
              <w:t>50%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spacing w:lineRule="auto" w:line="276"/>
              <w:jc w:val="center"/>
              <w:rPr/>
            </w:pPr>
            <w:r>
              <w:rPr>
                <w:rFonts w:eastAsia="Arial" w:cs="Arial"/>
                <w:color w:val="065F46"/>
                <w:sz w:val="18"/>
                <w:szCs w:val="18"/>
              </w:rPr>
              <w:t>50%</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rPr/>
            </w:pPr>
            <w:r>
              <w:rPr>
                <w:rFonts w:eastAsia="Arial" w:cs="Arial"/>
                <w:color w:val="1E293B"/>
                <w:sz w:val="18"/>
                <w:szCs w:val="18"/>
              </w:rPr>
              <w:t>Service Provider Listing Fee (R500 p.a. per provider)</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spacing w:lineRule="auto" w:line="276"/>
              <w:jc w:val="center"/>
              <w:rPr/>
            </w:pPr>
            <w:r>
              <w:rPr>
                <w:rFonts w:eastAsia="Arial" w:cs="Arial"/>
                <w:b/>
                <w:bCs/>
                <w:color w:val="1E293B"/>
                <w:sz w:val="18"/>
                <w:szCs w:val="18"/>
              </w:rPr>
              <w:t>60%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spacing w:lineRule="auto" w:line="276"/>
              <w:jc w:val="center"/>
              <w:rPr/>
            </w:pPr>
            <w:r>
              <w:rPr>
                <w:rFonts w:eastAsia="Arial" w:cs="Arial"/>
                <w:color w:val="065F46"/>
                <w:sz w:val="18"/>
                <w:szCs w:val="18"/>
              </w:rPr>
              <w:t>40%</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rPr/>
            </w:pPr>
            <w:r>
              <w:rPr>
                <w:rFonts w:eastAsia="Arial" w:cs="Arial"/>
                <w:color w:val="1E293B"/>
                <w:sz w:val="18"/>
                <w:szCs w:val="18"/>
              </w:rPr>
              <w:t>Premium Placement Fee (R250 per featured listing)</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spacing w:lineRule="auto" w:line="276"/>
              <w:jc w:val="center"/>
              <w:rPr/>
            </w:pPr>
            <w:r>
              <w:rPr>
                <w:rFonts w:eastAsia="Arial" w:cs="Arial"/>
                <w:b/>
                <w:bCs/>
                <w:color w:val="1E293B"/>
                <w:sz w:val="18"/>
                <w:szCs w:val="18"/>
              </w:rPr>
              <w:t>60%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spacing w:lineRule="auto" w:line="276"/>
              <w:jc w:val="center"/>
              <w:rPr/>
            </w:pPr>
            <w:r>
              <w:rPr>
                <w:rFonts w:eastAsia="Arial" w:cs="Arial"/>
                <w:color w:val="065F46"/>
                <w:sz w:val="18"/>
                <w:szCs w:val="18"/>
              </w:rPr>
              <w:t>40%</w:t>
            </w:r>
          </w:p>
        </w:tc>
      </w:tr>
      <w:tr>
        <w:trPr/>
        <w:tc>
          <w:tcPr>
            <w:tcW w:w="9671" w:type="dxa"/>
            <w:gridSpan w:val="3"/>
            <w:tcBorders>
              <w:top w:val="single" w:sz="4" w:space="0" w:color="BFDBFE"/>
              <w:left w:val="single" w:sz="4" w:space="0" w:color="BFDBFE"/>
              <w:bottom w:val="single" w:sz="4" w:space="0" w:color="BFDBFE"/>
              <w:right w:val="single" w:sz="4" w:space="0" w:color="BFDBFE"/>
            </w:tcBorders>
            <w:shd w:fill="1E3A5F" w:val="clear"/>
            <w:tcMar>
              <w:top w:w="60" w:type="dxa"/>
              <w:bottom w:w="60" w:type="dxa"/>
            </w:tcMar>
          </w:tcPr>
          <w:p>
            <w:pPr>
              <w:pStyle w:val="Normal"/>
              <w:spacing w:lineRule="auto" w:line="276"/>
              <w:rPr/>
            </w:pPr>
            <w:r>
              <w:rPr>
                <w:rFonts w:eastAsia="Arial" w:cs="Arial"/>
                <w:b/>
                <w:bCs/>
                <w:caps/>
                <w:color w:val="FFFFFF"/>
                <w:sz w:val="18"/>
                <w:szCs w:val="18"/>
              </w:rPr>
              <w:t>GROUP 3 — Agent Marketplace (Schedule E)</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rPr/>
            </w:pPr>
            <w:r>
              <w:rPr>
                <w:rFonts w:eastAsia="Arial" w:cs="Arial"/>
                <w:color w:val="1E293B"/>
                <w:sz w:val="18"/>
                <w:szCs w:val="18"/>
              </w:rPr>
              <w:t>Commission Revenue Share (10% of agent commissions)</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spacing w:lineRule="auto" w:line="276"/>
              <w:jc w:val="center"/>
              <w:rPr/>
            </w:pPr>
            <w:r>
              <w:rPr>
                <w:rFonts w:eastAsia="Arial" w:cs="Arial"/>
                <w:b/>
                <w:bCs/>
                <w:color w:val="1E293B"/>
                <w:sz w:val="18"/>
                <w:szCs w:val="18"/>
              </w:rPr>
              <w:t>50%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spacing w:lineRule="auto" w:line="276"/>
              <w:jc w:val="center"/>
              <w:rPr/>
            </w:pPr>
            <w:r>
              <w:rPr>
                <w:rFonts w:eastAsia="Arial" w:cs="Arial"/>
                <w:color w:val="065F46"/>
                <w:sz w:val="18"/>
                <w:szCs w:val="18"/>
              </w:rPr>
              <w:t>50%</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rPr/>
            </w:pPr>
            <w:r>
              <w:rPr>
                <w:rFonts w:eastAsia="Arial" w:cs="Arial"/>
                <w:color w:val="1E293B"/>
                <w:sz w:val="18"/>
                <w:szCs w:val="18"/>
              </w:rPr>
              <w:t>Agent Registration Fee (R2,500 p.a. per agent)</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spacing w:lineRule="auto" w:line="276"/>
              <w:jc w:val="center"/>
              <w:rPr/>
            </w:pPr>
            <w:r>
              <w:rPr>
                <w:rFonts w:eastAsia="Arial" w:cs="Arial"/>
                <w:b/>
                <w:bCs/>
                <w:color w:val="1E293B"/>
                <w:sz w:val="18"/>
                <w:szCs w:val="18"/>
              </w:rPr>
              <w:t>70%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spacing w:lineRule="auto" w:line="276"/>
              <w:jc w:val="center"/>
              <w:rPr/>
            </w:pPr>
            <w:r>
              <w:rPr>
                <w:rFonts w:eastAsia="Arial" w:cs="Arial"/>
                <w:color w:val="065F46"/>
                <w:sz w:val="18"/>
                <w:szCs w:val="18"/>
              </w:rPr>
              <w:t>30%</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rPr/>
            </w:pPr>
            <w:r>
              <w:rPr>
                <w:rFonts w:eastAsia="Arial" w:cs="Arial"/>
                <w:color w:val="1E293B"/>
                <w:sz w:val="18"/>
                <w:szCs w:val="18"/>
              </w:rPr>
              <w:t>Agent Premium Listing Fee (R500 per listing)</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spacing w:lineRule="auto" w:line="276"/>
              <w:jc w:val="center"/>
              <w:rPr/>
            </w:pPr>
            <w:r>
              <w:rPr>
                <w:rFonts w:eastAsia="Arial" w:cs="Arial"/>
                <w:b/>
                <w:bCs/>
                <w:color w:val="1E293B"/>
                <w:sz w:val="18"/>
                <w:szCs w:val="18"/>
              </w:rPr>
              <w:t>60%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spacing w:lineRule="auto" w:line="276"/>
              <w:jc w:val="center"/>
              <w:rPr/>
            </w:pPr>
            <w:r>
              <w:rPr>
                <w:rFonts w:eastAsia="Arial" w:cs="Arial"/>
                <w:color w:val="065F46"/>
                <w:sz w:val="18"/>
                <w:szCs w:val="18"/>
              </w:rPr>
              <w:t>40%</w:t>
            </w:r>
          </w:p>
        </w:tc>
      </w:tr>
      <w:tr>
        <w:trPr/>
        <w:tc>
          <w:tcPr>
            <w:tcW w:w="9671" w:type="dxa"/>
            <w:gridSpan w:val="3"/>
            <w:tcBorders>
              <w:top w:val="single" w:sz="4" w:space="0" w:color="BFDBFE"/>
              <w:left w:val="single" w:sz="4" w:space="0" w:color="BFDBFE"/>
              <w:bottom w:val="single" w:sz="4" w:space="0" w:color="BFDBFE"/>
              <w:right w:val="single" w:sz="4" w:space="0" w:color="BFDBFE"/>
            </w:tcBorders>
            <w:shd w:fill="1E3A5F" w:val="clear"/>
            <w:tcMar>
              <w:top w:w="60" w:type="dxa"/>
              <w:bottom w:w="60" w:type="dxa"/>
            </w:tcMar>
          </w:tcPr>
          <w:p>
            <w:pPr>
              <w:pStyle w:val="Normal"/>
              <w:spacing w:lineRule="auto" w:line="276"/>
              <w:rPr/>
            </w:pPr>
            <w:r>
              <w:rPr>
                <w:rFonts w:eastAsia="Arial" w:cs="Arial"/>
                <w:b/>
                <w:bCs/>
                <w:caps/>
                <w:color w:val="FFFFFF"/>
                <w:sz w:val="18"/>
                <w:szCs w:val="18"/>
              </w:rPr>
              <w:t>GROUP 4 — Survey Gateway Revenue (see Note below)</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rPr/>
            </w:pPr>
            <w:r>
              <w:rPr>
                <w:rFonts w:eastAsia="Arial" w:cs="Arial"/>
                <w:color w:val="1E293B"/>
                <w:sz w:val="18"/>
                <w:szCs w:val="18"/>
              </w:rPr>
              <w:t>Survey Platform Facilitation Fee (charged to 3rd party providers)</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spacing w:lineRule="auto" w:line="276"/>
              <w:jc w:val="center"/>
              <w:rPr/>
            </w:pPr>
            <w:r>
              <w:rPr>
                <w:rFonts w:eastAsia="Arial" w:cs="Arial"/>
                <w:b/>
                <w:bCs/>
                <w:color w:val="1E293B"/>
                <w:sz w:val="18"/>
                <w:szCs w:val="18"/>
              </w:rPr>
              <w:t>40%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spacing w:lineRule="auto" w:line="276"/>
              <w:jc w:val="center"/>
              <w:rPr/>
            </w:pPr>
            <w:r>
              <w:rPr>
                <w:rFonts w:eastAsia="Arial" w:cs="Arial"/>
                <w:color w:val="065F46"/>
                <w:sz w:val="18"/>
                <w:szCs w:val="18"/>
              </w:rPr>
              <w:t>60%</w:t>
            </w:r>
          </w:p>
        </w:tc>
      </w:tr>
      <w:tr>
        <w:trPr/>
        <w:tc>
          <w:tcPr>
            <w:tcW w:w="9671" w:type="dxa"/>
            <w:gridSpan w:val="3"/>
            <w:tcBorders>
              <w:top w:val="single" w:sz="4" w:space="0" w:color="BFDBFE"/>
              <w:left w:val="single" w:sz="4" w:space="0" w:color="BFDBFE"/>
              <w:bottom w:val="single" w:sz="4" w:space="0" w:color="BFDBFE"/>
              <w:right w:val="single" w:sz="4" w:space="0" w:color="BFDBFE"/>
            </w:tcBorders>
            <w:shd w:fill="1E3A5F" w:val="clear"/>
            <w:tcMar>
              <w:top w:w="60" w:type="dxa"/>
              <w:bottom w:w="60" w:type="dxa"/>
            </w:tcMar>
          </w:tcPr>
          <w:p>
            <w:pPr>
              <w:pStyle w:val="Normal"/>
              <w:spacing w:lineRule="auto" w:line="276"/>
              <w:rPr/>
            </w:pPr>
            <w:r>
              <w:rPr>
                <w:rFonts w:eastAsia="Arial" w:cs="Arial"/>
                <w:b/>
                <w:bCs/>
                <w:caps/>
                <w:color w:val="FFFFFF"/>
                <w:sz w:val="18"/>
                <w:szCs w:val="18"/>
              </w:rPr>
              <w:t>GROUP 5 — Value-Added Services (Default for Future Streams)</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rPr/>
            </w:pPr>
            <w:r>
              <w:rPr>
                <w:rFonts w:eastAsia="Arial" w:cs="Arial"/>
                <w:color w:val="1E293B"/>
                <w:sz w:val="18"/>
                <w:szCs w:val="18"/>
              </w:rPr>
              <w:t>Value-Added Service Revenue (e.g. external email, future features)</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spacing w:lineRule="auto" w:line="276"/>
              <w:jc w:val="center"/>
              <w:rPr/>
            </w:pPr>
            <w:r>
              <w:rPr>
                <w:rFonts w:eastAsia="Arial" w:cs="Arial"/>
                <w:b/>
                <w:bCs/>
                <w:color w:val="1E293B"/>
                <w:sz w:val="18"/>
                <w:szCs w:val="18"/>
              </w:rPr>
              <w:t>50%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spacing w:lineRule="auto" w:line="276"/>
              <w:jc w:val="center"/>
              <w:rPr/>
            </w:pPr>
            <w:r>
              <w:rPr>
                <w:rFonts w:eastAsia="Arial" w:cs="Arial"/>
                <w:color w:val="065F46"/>
                <w:sz w:val="18"/>
                <w:szCs w:val="18"/>
              </w:rPr>
              <w:t>50%</w:t>
            </w:r>
          </w:p>
        </w:tc>
      </w:tr>
    </w:tbl>
    <w:p>
      <w:pPr>
        <w:pStyle w:val="Normal"/>
        <w:spacing w:lineRule="auto" w:line="276" w:before="0" w:after="60"/>
        <w:rPr/>
      </w:pPr>
      <w:r>
        <w:rPr/>
      </w:r>
    </w:p>
    <w:p>
      <w:pPr>
        <w:pStyle w:val="Normal"/>
        <w:spacing w:lineRule="auto" w:line="276" w:before="60" w:after="100"/>
        <w:rPr/>
      </w:pPr>
      <w:r>
        <w:rPr>
          <w:rFonts w:eastAsia="Arial" w:cs="Arial"/>
          <w:i/>
          <w:iCs/>
          <w:color w:val="1E293B"/>
          <w:sz w:val="20"/>
          <w:szCs w:val="20"/>
        </w:rPr>
        <w:t xml:space="preserve">† </w:t>
      </w:r>
      <w:r>
        <w:rPr>
          <w:rFonts w:eastAsia="Arial" w:cs="Arial"/>
          <w:i/>
          <w:iCs/>
          <w:color w:val="1E293B"/>
          <w:sz w:val="20"/>
          <w:szCs w:val="20"/>
        </w:rPr>
        <w:t>Non-Sharing Streams: the Provider retains 100% of Gross Revenue. No Distributable Surplus arises and no HOA Share or CBF Share is payable on these streams.</w:t>
      </w:r>
    </w:p>
    <w:p>
      <w:pPr>
        <w:pStyle w:val="Normal"/>
        <w:spacing w:lineRule="auto" w:line="276" w:before="0" w:after="8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FEF3C7" w:val="clear"/>
          </w:tcPr>
          <w:p>
            <w:pPr>
              <w:pStyle w:val="Normal"/>
              <w:spacing w:lineRule="auto" w:line="276"/>
              <w:rPr/>
            </w:pPr>
            <w:r>
              <w:rPr>
                <w:rFonts w:eastAsia="Arial" w:cs="Arial"/>
                <w:b/>
                <w:bCs/>
                <w:color w:val="1A2E44"/>
                <w:sz w:val="19"/>
                <w:szCs w:val="19"/>
              </w:rPr>
              <w:t>Survey Stream Note — User Rewards vs Platform Revenue</w:t>
            </w:r>
          </w:p>
          <w:p>
            <w:pPr>
              <w:pStyle w:val="Normal"/>
              <w:spacing w:lineRule="auto" w:line="276" w:before="0" w:after="40"/>
              <w:rPr/>
            </w:pPr>
            <w:r>
              <w:rPr/>
            </w:r>
          </w:p>
          <w:p>
            <w:pPr>
              <w:pStyle w:val="Normal"/>
              <w:spacing w:lineRule="auto" w:line="276" w:before="60" w:after="100"/>
              <w:rPr/>
            </w:pPr>
            <w:r>
              <w:rPr>
                <w:rFonts w:eastAsia="Arial" w:cs="Arial"/>
                <w:i/>
                <w:iCs/>
                <w:color w:val="1E293B"/>
                <w:sz w:val="20"/>
                <w:szCs w:val="20"/>
              </w:rPr>
              <w:t>The Survey Gateway operates on two distinct layers. Layer 1 (User Rewards): third-party survey providers fund rewards directly to individual users who complete surveys. These rewards are governed by Section 16.4 of the Main Agreement, are not Gross Revenue, and are entirely excluded from this Addendum. Layer 2 (Platform Revenue): the Provider charges third-party survey providers a platform facilitation fee for access to the survey gateway and the Soralia Village community as a participant pool. This facilitation fee is Gross Revenue subject to this Addendum. The 40% CBF Share of the Distributable Surplus from Layer 2 reflects the community's collective contribution to survey value, complementing (not replacing) the individual User Rewards received at Layer 1.</w:t>
            </w:r>
          </w:p>
        </w:tc>
      </w:tr>
    </w:tbl>
    <w:p>
      <w:pPr>
        <w:pStyle w:val="Normal"/>
        <w:spacing w:lineRule="auto" w:line="276" w:before="0" w:after="80"/>
        <w:rPr/>
      </w:pPr>
      <w:r>
        <w:rPr/>
      </w:r>
    </w:p>
    <w:p>
      <w:pPr>
        <w:pStyle w:val="BodyText"/>
        <w:spacing w:lineRule="auto" w:line="276" w:before="300" w:after="100"/>
        <w:rPr/>
      </w:pPr>
      <w:r>
        <w:rPr>
          <w:rFonts w:eastAsia="Arial" w:cs="Arial"/>
          <w:b/>
          <w:bCs/>
          <w:color w:val="1A2E44"/>
          <w:sz w:val="22"/>
          <w:szCs w:val="22"/>
        </w:rPr>
        <w:t>TABLE 2 — Distributable Surplus Split</w:t>
        <w:br/>
        <w:t>( % of Distributable Surplus — these four columns always sum to 100% )</w:t>
      </w:r>
    </w:p>
    <w:tbl>
      <w:tblPr>
        <w:tblW w:w="9720" w:type="dxa"/>
        <w:jc w:val="left"/>
        <w:tblInd w:w="0" w:type="dxa"/>
        <w:tblLayout w:type="fixed"/>
        <w:tblCellMar>
          <w:top w:w="28" w:type="dxa"/>
          <w:left w:w="28" w:type="dxa"/>
          <w:bottom w:w="28" w:type="dxa"/>
          <w:right w:w="28" w:type="dxa"/>
        </w:tblCellMar>
      </w:tblPr>
      <w:tblGrid>
        <w:gridCol w:w="4269"/>
        <w:gridCol w:w="891"/>
        <w:gridCol w:w="845"/>
        <w:gridCol w:w="1224"/>
        <w:gridCol w:w="1137"/>
        <w:gridCol w:w="1353"/>
      </w:tblGrid>
      <w:tr>
        <w:trPr>
          <w:tblHeader w:val="true"/>
        </w:trPr>
        <w:tc>
          <w:tcPr>
            <w:tcW w:w="4269" w:type="dxa"/>
            <w:tcBorders/>
            <w:shd w:fill="0082C7" w:val="clear"/>
            <w:vAlign w:val="center"/>
          </w:tcPr>
          <w:p>
            <w:pPr>
              <w:pStyle w:val="TableHeading"/>
              <w:spacing w:lineRule="auto" w:line="276"/>
              <w:rPr/>
            </w:pPr>
            <w:r>
              <w:rPr>
                <w:b/>
                <w:bCs/>
                <w:color w:val="E2E2E2"/>
              </w:rPr>
              <w:t>Revenue Stream</w:t>
            </w:r>
          </w:p>
        </w:tc>
        <w:tc>
          <w:tcPr>
            <w:tcW w:w="891" w:type="dxa"/>
            <w:tcBorders/>
            <w:shd w:fill="0082C7" w:val="clear"/>
            <w:vAlign w:val="center"/>
          </w:tcPr>
          <w:p>
            <w:pPr>
              <w:pStyle w:val="TableHeading"/>
              <w:spacing w:lineRule="auto" w:line="276"/>
              <w:rPr/>
            </w:pPr>
            <w:r>
              <w:rPr>
                <w:color w:val="FAFAFA"/>
              </w:rPr>
              <w:t>Provider Profit Share</w:t>
            </w:r>
          </w:p>
        </w:tc>
        <w:tc>
          <w:tcPr>
            <w:tcW w:w="845" w:type="dxa"/>
            <w:tcBorders/>
            <w:shd w:fill="0082C7" w:val="clear"/>
            <w:vAlign w:val="center"/>
          </w:tcPr>
          <w:p>
            <w:pPr>
              <w:pStyle w:val="TableHeading"/>
              <w:spacing w:lineRule="auto" w:line="276"/>
              <w:rPr/>
            </w:pPr>
            <w:r>
              <w:rPr>
                <w:color w:val="FAFAFA"/>
              </w:rPr>
              <w:t>HOA Share</w:t>
            </w:r>
          </w:p>
        </w:tc>
        <w:tc>
          <w:tcPr>
            <w:tcW w:w="1224" w:type="dxa"/>
            <w:tcBorders/>
            <w:shd w:fill="0082C7" w:val="clear"/>
            <w:vAlign w:val="center"/>
          </w:tcPr>
          <w:p>
            <w:pPr>
              <w:pStyle w:val="TableHeading"/>
              <w:spacing w:lineRule="auto" w:line="276"/>
              <w:rPr/>
            </w:pPr>
            <w:r>
              <w:rPr>
                <w:color w:val="FAFAFA"/>
              </w:rPr>
              <w:t>CBF Share</w:t>
            </w:r>
          </w:p>
        </w:tc>
        <w:tc>
          <w:tcPr>
            <w:tcW w:w="1137" w:type="dxa"/>
            <w:tcBorders/>
            <w:shd w:fill="BA68C8" w:val="clear"/>
            <w:vAlign w:val="center"/>
          </w:tcPr>
          <w:p>
            <w:pPr>
              <w:pStyle w:val="TableHeading"/>
              <w:spacing w:lineRule="auto" w:line="276"/>
              <w:rPr/>
            </w:pPr>
            <w:r>
              <w:rPr>
                <w:rStyle w:val="Strong"/>
                <w:b/>
                <w:bCs/>
                <w:color w:val="FAFAFA"/>
              </w:rPr>
              <w:t>Resident Data Share</w:t>
            </w:r>
          </w:p>
        </w:tc>
        <w:tc>
          <w:tcPr>
            <w:tcW w:w="1353" w:type="dxa"/>
            <w:tcBorders/>
            <w:shd w:fill="0082C7" w:val="clear"/>
            <w:vAlign w:val="center"/>
          </w:tcPr>
          <w:p>
            <w:pPr>
              <w:pStyle w:val="TableHeading"/>
              <w:spacing w:lineRule="auto" w:line="276"/>
              <w:rPr/>
            </w:pPr>
            <w:r>
              <w:rPr>
                <w:rStyle w:val="Strong"/>
                <w:b/>
                <w:bCs/>
                <w:color w:val="FAFAFA"/>
              </w:rPr>
              <w:t>Total</w:t>
            </w:r>
          </w:p>
        </w:tc>
      </w:tr>
      <w:tr>
        <w:trPr/>
        <w:tc>
          <w:tcPr>
            <w:tcW w:w="4269" w:type="dxa"/>
            <w:tcBorders/>
            <w:shd w:fill="000000" w:val="clear"/>
            <w:vAlign w:val="center"/>
          </w:tcPr>
          <w:p>
            <w:pPr>
              <w:pStyle w:val="TableContents"/>
              <w:spacing w:lineRule="auto" w:line="276"/>
              <w:rPr/>
            </w:pPr>
            <w:r>
              <w:rPr>
                <w:rStyle w:val="Strong"/>
                <w:b/>
                <w:bCs/>
                <w:color w:val="FAFAFA"/>
              </w:rPr>
              <w:t>GROUP 1 — Subscription Revenue</w:t>
            </w:r>
          </w:p>
        </w:tc>
        <w:tc>
          <w:tcPr>
            <w:tcW w:w="891" w:type="dxa"/>
            <w:tcBorders/>
            <w:shd w:fill="000000" w:val="clear"/>
            <w:vAlign w:val="center"/>
          </w:tcPr>
          <w:p>
            <w:pPr>
              <w:pStyle w:val="TableContents"/>
              <w:spacing w:lineRule="auto" w:line="276"/>
              <w:rPr/>
            </w:pPr>
            <w:r>
              <w:rPr>
                <w:color w:val="FAFAFA"/>
              </w:rPr>
              <w:t>—</w:t>
            </w:r>
          </w:p>
        </w:tc>
        <w:tc>
          <w:tcPr>
            <w:tcW w:w="845" w:type="dxa"/>
            <w:tcBorders/>
            <w:shd w:fill="000000" w:val="clear"/>
            <w:vAlign w:val="center"/>
          </w:tcPr>
          <w:p>
            <w:pPr>
              <w:pStyle w:val="TableContents"/>
              <w:spacing w:lineRule="auto" w:line="276"/>
              <w:rPr/>
            </w:pPr>
            <w:r>
              <w:rPr>
                <w:color w:val="FAFAFA"/>
              </w:rPr>
              <w:t>—</w:t>
            </w:r>
          </w:p>
        </w:tc>
        <w:tc>
          <w:tcPr>
            <w:tcW w:w="1224" w:type="dxa"/>
            <w:tcBorders/>
            <w:shd w:fill="000000" w:val="clear"/>
            <w:vAlign w:val="center"/>
          </w:tcPr>
          <w:p>
            <w:pPr>
              <w:pStyle w:val="TableContents"/>
              <w:spacing w:lineRule="auto" w:line="276"/>
              <w:rPr/>
            </w:pPr>
            <w:r>
              <w:rPr>
                <w:color w:val="FAFAFA"/>
              </w:rPr>
              <w:t>—</w:t>
            </w:r>
          </w:p>
        </w:tc>
        <w:tc>
          <w:tcPr>
            <w:tcW w:w="1137" w:type="dxa"/>
            <w:tcBorders/>
            <w:shd w:fill="000000" w:val="clear"/>
            <w:vAlign w:val="center"/>
          </w:tcPr>
          <w:p>
            <w:pPr>
              <w:pStyle w:val="TableContents"/>
              <w:spacing w:lineRule="auto" w:line="276"/>
              <w:rPr/>
            </w:pPr>
            <w:r>
              <w:rPr>
                <w:color w:val="FAFAFA"/>
              </w:rPr>
              <w:t>—</w:t>
            </w:r>
          </w:p>
        </w:tc>
        <w:tc>
          <w:tcPr>
            <w:tcW w:w="1353" w:type="dxa"/>
            <w:tcBorders/>
            <w:shd w:fill="000000" w:val="clear"/>
            <w:vAlign w:val="center"/>
          </w:tcPr>
          <w:p>
            <w:pPr>
              <w:pStyle w:val="TableContents"/>
              <w:spacing w:lineRule="auto" w:line="276"/>
              <w:rPr/>
            </w:pPr>
            <w:r>
              <w:rPr>
                <w:rStyle w:val="Strong"/>
                <w:color w:val="FAFAFA"/>
              </w:rPr>
              <w:t>Non-Sharing</w:t>
            </w:r>
          </w:p>
        </w:tc>
      </w:tr>
      <w:tr>
        <w:trPr>
          <w:trHeight w:val="627" w:hRule="atLeast"/>
        </w:trPr>
        <w:tc>
          <w:tcPr>
            <w:tcW w:w="4269" w:type="dxa"/>
            <w:tcBorders/>
            <w:shd w:fill="29B6F6" w:val="clear"/>
            <w:vAlign w:val="center"/>
          </w:tcPr>
          <w:p>
            <w:pPr>
              <w:pStyle w:val="TableContents"/>
              <w:spacing w:lineRule="auto" w:line="276"/>
              <w:rPr/>
            </w:pPr>
            <w:r>
              <w:rPr>
                <w:b/>
                <w:bCs/>
                <w:color w:val="FAFAFA"/>
              </w:rPr>
              <w:t>(No Distributable Surplus. Table 2 does not apply.)</w:t>
            </w:r>
          </w:p>
        </w:tc>
        <w:tc>
          <w:tcPr>
            <w:tcW w:w="891" w:type="dxa"/>
            <w:tcBorders/>
            <w:shd w:fill="CE93D8"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845" w:type="dxa"/>
            <w:tcBorders/>
            <w:shd w:fill="CE93D8"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224" w:type="dxa"/>
            <w:tcBorders/>
            <w:shd w:fill="CE93D8"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137" w:type="dxa"/>
            <w:tcBorders/>
            <w:shd w:fill="00E676"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353" w:type="dxa"/>
            <w:tcBorders/>
            <w:shd w:fill="CE93D8"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r>
      <w:tr>
        <w:trPr>
          <w:trHeight w:val="106" w:hRule="atLeast"/>
        </w:trPr>
        <w:tc>
          <w:tcPr>
            <w:tcW w:w="4269" w:type="dxa"/>
            <w:tcBorders/>
            <w:shd w:fill="000000" w:val="clear"/>
            <w:vAlign w:val="center"/>
          </w:tcPr>
          <w:p>
            <w:pPr>
              <w:pStyle w:val="TableContents"/>
              <w:spacing w:lineRule="auto" w:line="276"/>
              <w:rPr/>
            </w:pPr>
            <w:r>
              <w:rPr>
                <w:rStyle w:val="Strong"/>
                <w:color w:val="FAFAFA"/>
              </w:rPr>
              <w:t>GROUP 2 — Community Services Marketplace (Schedule D)</w:t>
            </w:r>
          </w:p>
        </w:tc>
        <w:tc>
          <w:tcPr>
            <w:tcW w:w="891"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845"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224"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137"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353" w:type="dxa"/>
            <w:tcBorders/>
            <w:shd w:fill="000000" w:val="clear"/>
            <w:vAlign w:val="center"/>
          </w:tcPr>
          <w:p>
            <w:pPr>
              <w:pStyle w:val="TableContents"/>
              <w:spacing w:lineRule="auto" w:line="276"/>
              <w:rPr/>
            </w:pPr>
            <w:r>
              <w:rPr>
                <w:b/>
                <w:bCs/>
                <w:i w:val="false"/>
                <w:iCs w:val="false"/>
                <w:color w:val="FAFAFA"/>
                <w:sz w:val="20"/>
                <w:szCs w:val="20"/>
              </w:rPr>
              <w:t>Sharing</w:t>
            </w:r>
          </w:p>
        </w:tc>
      </w:tr>
      <w:tr>
        <w:trPr/>
        <w:tc>
          <w:tcPr>
            <w:tcW w:w="4269" w:type="dxa"/>
            <w:tcBorders/>
            <w:shd w:fill="29B6F6" w:val="clear"/>
            <w:vAlign w:val="center"/>
          </w:tcPr>
          <w:p>
            <w:pPr>
              <w:pStyle w:val="TableContents"/>
              <w:spacing w:lineRule="auto" w:line="276"/>
              <w:rPr/>
            </w:pPr>
            <w:r>
              <w:rPr>
                <w:b/>
                <w:bCs/>
                <w:color w:val="FAFAFA"/>
              </w:rPr>
              <w:t>Transaction Facilitation Fee (5% of booking value)</w:t>
            </w:r>
          </w:p>
        </w:tc>
        <w:tc>
          <w:tcPr>
            <w:tcW w:w="891" w:type="dxa"/>
            <w:tcBorders/>
            <w:shd w:fill="F8BBD0" w:val="clear"/>
            <w:vAlign w:val="center"/>
          </w:tcPr>
          <w:p>
            <w:pPr>
              <w:pStyle w:val="TableContents"/>
              <w:spacing w:lineRule="auto" w:line="276"/>
              <w:rPr/>
            </w:pPr>
            <w:r>
              <w:rPr/>
              <w:t>25%</w:t>
            </w:r>
          </w:p>
        </w:tc>
        <w:tc>
          <w:tcPr>
            <w:tcW w:w="845" w:type="dxa"/>
            <w:tcBorders/>
            <w:shd w:fill="F8BBD0" w:val="clear"/>
            <w:vAlign w:val="center"/>
          </w:tcPr>
          <w:p>
            <w:pPr>
              <w:pStyle w:val="TableContents"/>
              <w:spacing w:lineRule="auto" w:line="276"/>
              <w:rPr/>
            </w:pPr>
            <w:r>
              <w:rPr/>
              <w:t>35%</w:t>
            </w:r>
          </w:p>
        </w:tc>
        <w:tc>
          <w:tcPr>
            <w:tcW w:w="1224" w:type="dxa"/>
            <w:tcBorders/>
            <w:shd w:fill="F8BBD0" w:val="clear"/>
            <w:vAlign w:val="center"/>
          </w:tcPr>
          <w:p>
            <w:pPr>
              <w:pStyle w:val="TableContents"/>
              <w:spacing w:lineRule="auto" w:line="276"/>
              <w:rPr/>
            </w:pPr>
            <w:r>
              <w:rPr/>
              <w:t>20%</w:t>
            </w:r>
          </w:p>
        </w:tc>
        <w:tc>
          <w:tcPr>
            <w:tcW w:w="1137" w:type="dxa"/>
            <w:tcBorders/>
            <w:shd w:fill="00E676" w:val="clear"/>
            <w:vAlign w:val="center"/>
          </w:tcPr>
          <w:p>
            <w:pPr>
              <w:pStyle w:val="TableContents"/>
              <w:spacing w:lineRule="auto" w:line="276"/>
              <w:rPr/>
            </w:pPr>
            <w:r>
              <w:rPr>
                <w:rStyle w:val="Strong"/>
              </w:rPr>
              <w:t>20%</w:t>
            </w:r>
          </w:p>
        </w:tc>
        <w:tc>
          <w:tcPr>
            <w:tcW w:w="1353" w:type="dxa"/>
            <w:tcBorders/>
            <w:shd w:fill="E040FB" w:val="clear"/>
            <w:vAlign w:val="center"/>
          </w:tcPr>
          <w:p>
            <w:pPr>
              <w:pStyle w:val="TableContents"/>
              <w:spacing w:lineRule="auto" w:line="276"/>
              <w:rPr/>
            </w:pPr>
            <w:r>
              <w:rPr>
                <w:rStyle w:val="Strong"/>
              </w:rPr>
              <w:t>100%</w:t>
            </w:r>
          </w:p>
        </w:tc>
      </w:tr>
      <w:tr>
        <w:trPr/>
        <w:tc>
          <w:tcPr>
            <w:tcW w:w="4269" w:type="dxa"/>
            <w:tcBorders/>
            <w:shd w:fill="29B6F6" w:val="clear"/>
            <w:vAlign w:val="center"/>
          </w:tcPr>
          <w:p>
            <w:pPr>
              <w:pStyle w:val="TableContents"/>
              <w:spacing w:lineRule="auto" w:line="276"/>
              <w:rPr/>
            </w:pPr>
            <w:r>
              <w:rPr>
                <w:b/>
                <w:bCs/>
                <w:color w:val="FAFAFA"/>
              </w:rPr>
              <w:t>Service Provider Listing Fee (R500 p.a.)</w:t>
            </w:r>
          </w:p>
        </w:tc>
        <w:tc>
          <w:tcPr>
            <w:tcW w:w="891" w:type="dxa"/>
            <w:tcBorders/>
            <w:shd w:fill="F8BBD0" w:val="clear"/>
            <w:vAlign w:val="center"/>
          </w:tcPr>
          <w:p>
            <w:pPr>
              <w:pStyle w:val="TableContents"/>
              <w:spacing w:lineRule="auto" w:line="276"/>
              <w:rPr/>
            </w:pPr>
            <w:r>
              <w:rPr/>
              <w:t>20%</w:t>
            </w:r>
          </w:p>
        </w:tc>
        <w:tc>
          <w:tcPr>
            <w:tcW w:w="845" w:type="dxa"/>
            <w:tcBorders/>
            <w:shd w:fill="F8BBD0" w:val="clear"/>
            <w:vAlign w:val="center"/>
          </w:tcPr>
          <w:p>
            <w:pPr>
              <w:pStyle w:val="TableContents"/>
              <w:spacing w:lineRule="auto" w:line="276"/>
              <w:rPr/>
            </w:pPr>
            <w:r>
              <w:rPr/>
              <w:t>50%</w:t>
            </w:r>
          </w:p>
        </w:tc>
        <w:tc>
          <w:tcPr>
            <w:tcW w:w="1224" w:type="dxa"/>
            <w:tcBorders/>
            <w:shd w:fill="F8BBD0" w:val="clear"/>
            <w:vAlign w:val="center"/>
          </w:tcPr>
          <w:p>
            <w:pPr>
              <w:pStyle w:val="TableContents"/>
              <w:spacing w:lineRule="auto" w:line="276"/>
              <w:rPr/>
            </w:pPr>
            <w:r>
              <w:rPr/>
              <w:t>20%</w:t>
            </w:r>
          </w:p>
        </w:tc>
        <w:tc>
          <w:tcPr>
            <w:tcW w:w="1137" w:type="dxa"/>
            <w:tcBorders/>
            <w:shd w:fill="00E676" w:val="clear"/>
            <w:vAlign w:val="center"/>
          </w:tcPr>
          <w:p>
            <w:pPr>
              <w:pStyle w:val="TableContents"/>
              <w:spacing w:lineRule="auto" w:line="276"/>
              <w:rPr/>
            </w:pPr>
            <w:r>
              <w:rPr>
                <w:rStyle w:val="Strong"/>
              </w:rPr>
              <w:t>10%</w:t>
            </w:r>
          </w:p>
        </w:tc>
        <w:tc>
          <w:tcPr>
            <w:tcW w:w="1353" w:type="dxa"/>
            <w:tcBorders/>
            <w:shd w:fill="E040FB" w:val="clear"/>
            <w:vAlign w:val="center"/>
          </w:tcPr>
          <w:p>
            <w:pPr>
              <w:pStyle w:val="TableContents"/>
              <w:spacing w:lineRule="auto" w:line="276"/>
              <w:rPr/>
            </w:pPr>
            <w:r>
              <w:rPr>
                <w:rStyle w:val="Strong"/>
              </w:rPr>
              <w:t>100%</w:t>
            </w:r>
          </w:p>
        </w:tc>
      </w:tr>
      <w:tr>
        <w:trPr>
          <w:trHeight w:val="570" w:hRule="atLeast"/>
        </w:trPr>
        <w:tc>
          <w:tcPr>
            <w:tcW w:w="4269" w:type="dxa"/>
            <w:tcBorders/>
            <w:shd w:fill="29B6F6" w:val="clear"/>
            <w:vAlign w:val="center"/>
          </w:tcPr>
          <w:p>
            <w:pPr>
              <w:pStyle w:val="TableContents"/>
              <w:spacing w:lineRule="auto" w:line="276"/>
              <w:rPr/>
            </w:pPr>
            <w:r>
              <w:rPr>
                <w:b/>
                <w:bCs/>
                <w:color w:val="FAFAFA"/>
              </w:rPr>
              <w:t>Premium Placement Fee (R250 per featured listing)</w:t>
            </w:r>
          </w:p>
        </w:tc>
        <w:tc>
          <w:tcPr>
            <w:tcW w:w="891" w:type="dxa"/>
            <w:tcBorders/>
            <w:shd w:fill="F8BBD0" w:val="clear"/>
            <w:vAlign w:val="center"/>
          </w:tcPr>
          <w:p>
            <w:pPr>
              <w:pStyle w:val="TableContents"/>
              <w:spacing w:lineRule="auto" w:line="276"/>
              <w:rPr/>
            </w:pPr>
            <w:r>
              <w:rPr/>
              <w:t>20%</w:t>
            </w:r>
          </w:p>
        </w:tc>
        <w:tc>
          <w:tcPr>
            <w:tcW w:w="845" w:type="dxa"/>
            <w:tcBorders/>
            <w:shd w:fill="F8BBD0" w:val="clear"/>
            <w:vAlign w:val="center"/>
          </w:tcPr>
          <w:p>
            <w:pPr>
              <w:pStyle w:val="TableContents"/>
              <w:spacing w:lineRule="auto" w:line="276"/>
              <w:rPr/>
            </w:pPr>
            <w:r>
              <w:rPr/>
              <w:t>50%</w:t>
            </w:r>
          </w:p>
        </w:tc>
        <w:tc>
          <w:tcPr>
            <w:tcW w:w="1224" w:type="dxa"/>
            <w:tcBorders/>
            <w:shd w:fill="F8BBD0" w:val="clear"/>
            <w:vAlign w:val="center"/>
          </w:tcPr>
          <w:p>
            <w:pPr>
              <w:pStyle w:val="TableContents"/>
              <w:spacing w:lineRule="auto" w:line="276"/>
              <w:rPr/>
            </w:pPr>
            <w:r>
              <w:rPr/>
              <w:t>20%</w:t>
            </w:r>
          </w:p>
        </w:tc>
        <w:tc>
          <w:tcPr>
            <w:tcW w:w="1137" w:type="dxa"/>
            <w:tcBorders/>
            <w:shd w:fill="00E676" w:val="clear"/>
            <w:vAlign w:val="center"/>
          </w:tcPr>
          <w:p>
            <w:pPr>
              <w:pStyle w:val="TableContents"/>
              <w:spacing w:lineRule="auto" w:line="276"/>
              <w:rPr/>
            </w:pPr>
            <w:r>
              <w:rPr>
                <w:rStyle w:val="Strong"/>
              </w:rPr>
              <w:t>10%</w:t>
            </w:r>
          </w:p>
        </w:tc>
        <w:tc>
          <w:tcPr>
            <w:tcW w:w="1353" w:type="dxa"/>
            <w:tcBorders/>
            <w:shd w:fill="E040FB" w:val="clear"/>
            <w:vAlign w:val="center"/>
          </w:tcPr>
          <w:p>
            <w:pPr>
              <w:pStyle w:val="TableContents"/>
              <w:spacing w:lineRule="auto" w:line="276"/>
              <w:rPr/>
            </w:pPr>
            <w:r>
              <w:rPr>
                <w:rStyle w:val="Strong"/>
              </w:rPr>
              <w:t>100%</w:t>
            </w:r>
          </w:p>
        </w:tc>
      </w:tr>
      <w:tr>
        <w:trPr/>
        <w:tc>
          <w:tcPr>
            <w:tcW w:w="4269" w:type="dxa"/>
            <w:tcBorders/>
            <w:shd w:fill="000000" w:val="clear"/>
            <w:vAlign w:val="center"/>
          </w:tcPr>
          <w:p>
            <w:pPr>
              <w:pStyle w:val="TableContents"/>
              <w:spacing w:lineRule="auto" w:line="276"/>
              <w:rPr/>
            </w:pPr>
            <w:r>
              <w:rPr>
                <w:rStyle w:val="Strong"/>
                <w:color w:val="FAFAFA"/>
              </w:rPr>
              <w:t>GROUP 3 — Agent Marketplace (Schedule E)</w:t>
            </w:r>
          </w:p>
        </w:tc>
        <w:tc>
          <w:tcPr>
            <w:tcW w:w="891"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845"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224"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137"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353" w:type="dxa"/>
            <w:tcBorders/>
            <w:shd w:fill="000000" w:val="clear"/>
            <w:vAlign w:val="center"/>
          </w:tcPr>
          <w:p>
            <w:pPr>
              <w:pStyle w:val="TableContents"/>
              <w:spacing w:lineRule="auto" w:line="276"/>
              <w:rPr/>
            </w:pPr>
            <w:r>
              <w:rPr>
                <w:b/>
                <w:bCs/>
                <w:i w:val="false"/>
                <w:iCs w:val="false"/>
                <w:color w:val="FAFAFA"/>
                <w:sz w:val="20"/>
                <w:szCs w:val="20"/>
              </w:rPr>
              <w:t>Sharing</w:t>
            </w:r>
          </w:p>
        </w:tc>
      </w:tr>
      <w:tr>
        <w:trPr/>
        <w:tc>
          <w:tcPr>
            <w:tcW w:w="4269" w:type="dxa"/>
            <w:tcBorders/>
            <w:shd w:fill="29B6F6" w:val="clear"/>
            <w:vAlign w:val="center"/>
          </w:tcPr>
          <w:p>
            <w:pPr>
              <w:pStyle w:val="TableContents"/>
              <w:spacing w:lineRule="auto" w:line="276"/>
              <w:rPr/>
            </w:pPr>
            <w:r>
              <w:rPr>
                <w:b/>
                <w:bCs/>
                <w:color w:val="FAFAFA"/>
              </w:rPr>
              <w:t>Commission Revenue Share (10% of agent commissions)</w:t>
            </w:r>
          </w:p>
        </w:tc>
        <w:tc>
          <w:tcPr>
            <w:tcW w:w="891" w:type="dxa"/>
            <w:tcBorders/>
            <w:shd w:fill="F8BBD0" w:val="clear"/>
            <w:vAlign w:val="center"/>
          </w:tcPr>
          <w:p>
            <w:pPr>
              <w:pStyle w:val="TableContents"/>
              <w:spacing w:lineRule="auto" w:line="276"/>
              <w:rPr/>
            </w:pPr>
            <w:r>
              <w:rPr/>
              <w:t>25%</w:t>
            </w:r>
          </w:p>
        </w:tc>
        <w:tc>
          <w:tcPr>
            <w:tcW w:w="845" w:type="dxa"/>
            <w:tcBorders/>
            <w:shd w:fill="F8BBD0" w:val="clear"/>
            <w:vAlign w:val="center"/>
          </w:tcPr>
          <w:p>
            <w:pPr>
              <w:pStyle w:val="TableContents"/>
              <w:spacing w:lineRule="auto" w:line="276"/>
              <w:rPr/>
            </w:pPr>
            <w:r>
              <w:rPr/>
              <w:t>35%</w:t>
            </w:r>
          </w:p>
        </w:tc>
        <w:tc>
          <w:tcPr>
            <w:tcW w:w="1224" w:type="dxa"/>
            <w:tcBorders/>
            <w:shd w:fill="F8BBD0" w:val="clear"/>
            <w:vAlign w:val="center"/>
          </w:tcPr>
          <w:p>
            <w:pPr>
              <w:pStyle w:val="TableContents"/>
              <w:spacing w:lineRule="auto" w:line="276"/>
              <w:rPr/>
            </w:pPr>
            <w:r>
              <w:rPr/>
              <w:t>20%</w:t>
            </w:r>
          </w:p>
        </w:tc>
        <w:tc>
          <w:tcPr>
            <w:tcW w:w="1137" w:type="dxa"/>
            <w:tcBorders/>
            <w:shd w:fill="00E676" w:val="clear"/>
            <w:vAlign w:val="center"/>
          </w:tcPr>
          <w:p>
            <w:pPr>
              <w:pStyle w:val="TableContents"/>
              <w:spacing w:lineRule="auto" w:line="276"/>
              <w:rPr/>
            </w:pPr>
            <w:r>
              <w:rPr>
                <w:rStyle w:val="Strong"/>
              </w:rPr>
              <w:t>20%</w:t>
            </w:r>
          </w:p>
        </w:tc>
        <w:tc>
          <w:tcPr>
            <w:tcW w:w="1353" w:type="dxa"/>
            <w:tcBorders/>
            <w:shd w:fill="E040FB" w:val="clear"/>
            <w:vAlign w:val="center"/>
          </w:tcPr>
          <w:p>
            <w:pPr>
              <w:pStyle w:val="TableContents"/>
              <w:spacing w:lineRule="auto" w:line="276"/>
              <w:rPr/>
            </w:pPr>
            <w:r>
              <w:rPr>
                <w:rStyle w:val="Strong"/>
              </w:rPr>
              <w:t>100%</w:t>
            </w:r>
          </w:p>
        </w:tc>
      </w:tr>
      <w:tr>
        <w:trPr>
          <w:trHeight w:val="503" w:hRule="atLeast"/>
        </w:trPr>
        <w:tc>
          <w:tcPr>
            <w:tcW w:w="4269" w:type="dxa"/>
            <w:tcBorders/>
            <w:shd w:fill="29B6F6" w:val="clear"/>
            <w:vAlign w:val="center"/>
          </w:tcPr>
          <w:p>
            <w:pPr>
              <w:pStyle w:val="TableContents"/>
              <w:spacing w:lineRule="auto" w:line="276"/>
              <w:rPr/>
            </w:pPr>
            <w:r>
              <w:rPr>
                <w:b/>
                <w:bCs/>
                <w:color w:val="FAFAFA"/>
              </w:rPr>
              <w:t>Agent Registration Fee (R2,500 p.a.)</w:t>
            </w:r>
          </w:p>
        </w:tc>
        <w:tc>
          <w:tcPr>
            <w:tcW w:w="891" w:type="dxa"/>
            <w:tcBorders/>
            <w:shd w:fill="F8BBD0" w:val="clear"/>
            <w:vAlign w:val="center"/>
          </w:tcPr>
          <w:p>
            <w:pPr>
              <w:pStyle w:val="TableContents"/>
              <w:spacing w:lineRule="auto" w:line="276"/>
              <w:rPr/>
            </w:pPr>
            <w:r>
              <w:rPr/>
              <w:t>20%</w:t>
            </w:r>
          </w:p>
        </w:tc>
        <w:tc>
          <w:tcPr>
            <w:tcW w:w="845" w:type="dxa"/>
            <w:tcBorders/>
            <w:shd w:fill="F8BBD0" w:val="clear"/>
            <w:vAlign w:val="center"/>
          </w:tcPr>
          <w:p>
            <w:pPr>
              <w:pStyle w:val="TableContents"/>
              <w:spacing w:lineRule="auto" w:line="276"/>
              <w:rPr/>
            </w:pPr>
            <w:r>
              <w:rPr/>
              <w:t>50%</w:t>
            </w:r>
          </w:p>
        </w:tc>
        <w:tc>
          <w:tcPr>
            <w:tcW w:w="1224" w:type="dxa"/>
            <w:tcBorders/>
            <w:shd w:fill="F8BBD0" w:val="clear"/>
            <w:vAlign w:val="center"/>
          </w:tcPr>
          <w:p>
            <w:pPr>
              <w:pStyle w:val="TableContents"/>
              <w:spacing w:lineRule="auto" w:line="276"/>
              <w:rPr/>
            </w:pPr>
            <w:r>
              <w:rPr/>
              <w:t>20%</w:t>
            </w:r>
          </w:p>
        </w:tc>
        <w:tc>
          <w:tcPr>
            <w:tcW w:w="1137" w:type="dxa"/>
            <w:tcBorders/>
            <w:shd w:fill="00E676" w:val="clear"/>
            <w:vAlign w:val="center"/>
          </w:tcPr>
          <w:p>
            <w:pPr>
              <w:pStyle w:val="TableContents"/>
              <w:spacing w:lineRule="auto" w:line="276"/>
              <w:rPr/>
            </w:pPr>
            <w:r>
              <w:rPr>
                <w:rStyle w:val="Strong"/>
              </w:rPr>
              <w:t>10%</w:t>
            </w:r>
          </w:p>
        </w:tc>
        <w:tc>
          <w:tcPr>
            <w:tcW w:w="1353" w:type="dxa"/>
            <w:tcBorders/>
            <w:shd w:fill="E040FB" w:val="clear"/>
            <w:vAlign w:val="center"/>
          </w:tcPr>
          <w:p>
            <w:pPr>
              <w:pStyle w:val="TableContents"/>
              <w:spacing w:lineRule="auto" w:line="276"/>
              <w:rPr/>
            </w:pPr>
            <w:r>
              <w:rPr>
                <w:rStyle w:val="Strong"/>
              </w:rPr>
              <w:t>100%</w:t>
            </w:r>
          </w:p>
        </w:tc>
      </w:tr>
      <w:tr>
        <w:trPr/>
        <w:tc>
          <w:tcPr>
            <w:tcW w:w="4269" w:type="dxa"/>
            <w:tcBorders/>
            <w:shd w:fill="29B6F6" w:val="clear"/>
            <w:vAlign w:val="center"/>
          </w:tcPr>
          <w:p>
            <w:pPr>
              <w:pStyle w:val="TableContents"/>
              <w:spacing w:lineRule="auto" w:line="276"/>
              <w:rPr/>
            </w:pPr>
            <w:r>
              <w:rPr>
                <w:b/>
                <w:bCs/>
                <w:color w:val="FAFAFA"/>
              </w:rPr>
              <w:t>Agent Premium Listing Fee (R500 per listing)</w:t>
            </w:r>
          </w:p>
        </w:tc>
        <w:tc>
          <w:tcPr>
            <w:tcW w:w="891" w:type="dxa"/>
            <w:tcBorders/>
            <w:shd w:fill="F8BBD0" w:val="clear"/>
            <w:vAlign w:val="center"/>
          </w:tcPr>
          <w:p>
            <w:pPr>
              <w:pStyle w:val="TableContents"/>
              <w:spacing w:lineRule="auto" w:line="276"/>
              <w:rPr/>
            </w:pPr>
            <w:r>
              <w:rPr/>
              <w:t>20%</w:t>
            </w:r>
          </w:p>
        </w:tc>
        <w:tc>
          <w:tcPr>
            <w:tcW w:w="845" w:type="dxa"/>
            <w:tcBorders/>
            <w:shd w:fill="F8BBD0" w:val="clear"/>
            <w:vAlign w:val="center"/>
          </w:tcPr>
          <w:p>
            <w:pPr>
              <w:pStyle w:val="TableContents"/>
              <w:spacing w:lineRule="auto" w:line="276"/>
              <w:rPr/>
            </w:pPr>
            <w:r>
              <w:rPr/>
              <w:t>50%</w:t>
            </w:r>
          </w:p>
        </w:tc>
        <w:tc>
          <w:tcPr>
            <w:tcW w:w="1224" w:type="dxa"/>
            <w:tcBorders/>
            <w:shd w:fill="F8BBD0" w:val="clear"/>
            <w:vAlign w:val="center"/>
          </w:tcPr>
          <w:p>
            <w:pPr>
              <w:pStyle w:val="TableContents"/>
              <w:spacing w:lineRule="auto" w:line="276"/>
              <w:rPr/>
            </w:pPr>
            <w:r>
              <w:rPr/>
              <w:t>20%</w:t>
            </w:r>
          </w:p>
        </w:tc>
        <w:tc>
          <w:tcPr>
            <w:tcW w:w="1137" w:type="dxa"/>
            <w:tcBorders/>
            <w:shd w:fill="00E676" w:val="clear"/>
            <w:vAlign w:val="center"/>
          </w:tcPr>
          <w:p>
            <w:pPr>
              <w:pStyle w:val="TableContents"/>
              <w:spacing w:lineRule="auto" w:line="276"/>
              <w:rPr/>
            </w:pPr>
            <w:r>
              <w:rPr>
                <w:rStyle w:val="Strong"/>
              </w:rPr>
              <w:t>10%</w:t>
            </w:r>
          </w:p>
        </w:tc>
        <w:tc>
          <w:tcPr>
            <w:tcW w:w="1353" w:type="dxa"/>
            <w:tcBorders/>
            <w:shd w:fill="E040FB" w:val="clear"/>
            <w:vAlign w:val="center"/>
          </w:tcPr>
          <w:p>
            <w:pPr>
              <w:pStyle w:val="TableContents"/>
              <w:spacing w:lineRule="auto" w:line="276"/>
              <w:rPr/>
            </w:pPr>
            <w:r>
              <w:rPr>
                <w:rStyle w:val="Strong"/>
              </w:rPr>
              <w:t>100%</w:t>
            </w:r>
          </w:p>
        </w:tc>
      </w:tr>
      <w:tr>
        <w:trPr/>
        <w:tc>
          <w:tcPr>
            <w:tcW w:w="4269" w:type="dxa"/>
            <w:tcBorders/>
            <w:shd w:fill="000000" w:val="clear"/>
            <w:vAlign w:val="center"/>
          </w:tcPr>
          <w:p>
            <w:pPr>
              <w:pStyle w:val="TableContents"/>
              <w:spacing w:lineRule="auto" w:line="276"/>
              <w:rPr/>
            </w:pPr>
            <w:r>
              <w:rPr>
                <w:rStyle w:val="Strong"/>
                <w:color w:val="FAFAFA"/>
              </w:rPr>
              <w:t>GROUP 4 — Survey Gateway Revenue</w:t>
            </w:r>
          </w:p>
        </w:tc>
        <w:tc>
          <w:tcPr>
            <w:tcW w:w="891"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845"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224"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137"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353"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r>
      <w:tr>
        <w:trPr>
          <w:trHeight w:val="176" w:hRule="atLeast"/>
        </w:trPr>
        <w:tc>
          <w:tcPr>
            <w:tcW w:w="4269" w:type="dxa"/>
            <w:tcBorders/>
            <w:shd w:fill="29B6F6" w:val="clear"/>
            <w:vAlign w:val="center"/>
          </w:tcPr>
          <w:p>
            <w:pPr>
              <w:pStyle w:val="TableContents"/>
              <w:spacing w:lineRule="auto" w:line="276"/>
              <w:rPr/>
            </w:pPr>
            <w:r>
              <w:rPr>
                <w:b/>
                <w:bCs/>
                <w:color w:val="FAFAFA"/>
              </w:rPr>
              <w:t>Survey Platform Facilitation Fee</w:t>
            </w:r>
          </w:p>
        </w:tc>
        <w:tc>
          <w:tcPr>
            <w:tcW w:w="891" w:type="dxa"/>
            <w:tcBorders/>
            <w:shd w:fill="F8BBD0" w:val="clear"/>
            <w:vAlign w:val="center"/>
          </w:tcPr>
          <w:p>
            <w:pPr>
              <w:pStyle w:val="TableContents"/>
              <w:spacing w:lineRule="auto" w:line="276"/>
              <w:rPr/>
            </w:pPr>
            <w:r>
              <w:rPr/>
              <w:t>20%</w:t>
            </w:r>
          </w:p>
        </w:tc>
        <w:tc>
          <w:tcPr>
            <w:tcW w:w="845" w:type="dxa"/>
            <w:tcBorders/>
            <w:shd w:fill="F8BBD0" w:val="clear"/>
            <w:vAlign w:val="center"/>
          </w:tcPr>
          <w:p>
            <w:pPr>
              <w:pStyle w:val="TableContents"/>
              <w:spacing w:lineRule="auto" w:line="276"/>
              <w:rPr/>
            </w:pPr>
            <w:r>
              <w:rPr/>
              <w:t>30%</w:t>
            </w:r>
          </w:p>
        </w:tc>
        <w:tc>
          <w:tcPr>
            <w:tcW w:w="1224" w:type="dxa"/>
            <w:tcBorders/>
            <w:shd w:fill="F8BBD0" w:val="clear"/>
            <w:vAlign w:val="center"/>
          </w:tcPr>
          <w:p>
            <w:pPr>
              <w:pStyle w:val="TableContents"/>
              <w:spacing w:lineRule="auto" w:line="276"/>
              <w:rPr/>
            </w:pPr>
            <w:r>
              <w:rPr/>
              <w:t>30%</w:t>
            </w:r>
          </w:p>
        </w:tc>
        <w:tc>
          <w:tcPr>
            <w:tcW w:w="1137" w:type="dxa"/>
            <w:tcBorders/>
            <w:shd w:fill="00E676" w:val="clear"/>
            <w:vAlign w:val="center"/>
          </w:tcPr>
          <w:p>
            <w:pPr>
              <w:pStyle w:val="TableContents"/>
              <w:spacing w:lineRule="auto" w:line="276"/>
              <w:rPr/>
            </w:pPr>
            <w:r>
              <w:rPr>
                <w:rStyle w:val="Strong"/>
              </w:rPr>
              <w:t>20%</w:t>
            </w:r>
          </w:p>
        </w:tc>
        <w:tc>
          <w:tcPr>
            <w:tcW w:w="1353" w:type="dxa"/>
            <w:tcBorders/>
            <w:shd w:fill="E040FB" w:val="clear"/>
            <w:vAlign w:val="center"/>
          </w:tcPr>
          <w:p>
            <w:pPr>
              <w:pStyle w:val="TableContents"/>
              <w:spacing w:lineRule="auto" w:line="276"/>
              <w:rPr/>
            </w:pPr>
            <w:r>
              <w:rPr>
                <w:rStyle w:val="Strong"/>
              </w:rPr>
              <w:t>100%</w:t>
            </w:r>
          </w:p>
        </w:tc>
      </w:tr>
      <w:tr>
        <w:trPr/>
        <w:tc>
          <w:tcPr>
            <w:tcW w:w="4269" w:type="dxa"/>
            <w:tcBorders/>
            <w:shd w:fill="000000" w:val="clear"/>
            <w:vAlign w:val="center"/>
          </w:tcPr>
          <w:p>
            <w:pPr>
              <w:pStyle w:val="TableContents"/>
              <w:spacing w:lineRule="auto" w:line="276"/>
              <w:rPr/>
            </w:pPr>
            <w:r>
              <w:rPr>
                <w:rStyle w:val="Strong"/>
                <w:color w:val="FAFAFA"/>
              </w:rPr>
              <w:t>GROUP 5 — Value-Added Services (Default)</w:t>
            </w:r>
          </w:p>
        </w:tc>
        <w:tc>
          <w:tcPr>
            <w:tcW w:w="891" w:type="dxa"/>
            <w:tcBorders/>
            <w:shd w:fill="F8BBD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845" w:type="dxa"/>
            <w:tcBorders/>
            <w:shd w:fill="F8BBD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224" w:type="dxa"/>
            <w:tcBorders/>
            <w:shd w:fill="F8BBD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137" w:type="dxa"/>
            <w:tcBorders/>
            <w:shd w:fill="00E676"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353" w:type="dxa"/>
            <w:tcBorders/>
            <w:shd w:fill="E040FB"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r>
      <w:tr>
        <w:trPr/>
        <w:tc>
          <w:tcPr>
            <w:tcW w:w="4269" w:type="dxa"/>
            <w:tcBorders/>
            <w:shd w:fill="29B6F6" w:val="clear"/>
            <w:vAlign w:val="center"/>
          </w:tcPr>
          <w:p>
            <w:pPr>
              <w:pStyle w:val="TableContents"/>
              <w:spacing w:lineRule="auto" w:line="276"/>
              <w:rPr/>
            </w:pPr>
            <w:r>
              <w:rPr>
                <w:b/>
                <w:bCs/>
                <w:color w:val="FAFAFA"/>
              </w:rPr>
              <w:t>Value-Added Service Revenue</w:t>
            </w:r>
          </w:p>
        </w:tc>
        <w:tc>
          <w:tcPr>
            <w:tcW w:w="891" w:type="dxa"/>
            <w:tcBorders/>
            <w:shd w:fill="F8BBD0" w:val="clear"/>
            <w:vAlign w:val="center"/>
          </w:tcPr>
          <w:p>
            <w:pPr>
              <w:pStyle w:val="TableContents"/>
              <w:spacing w:lineRule="auto" w:line="276"/>
              <w:rPr/>
            </w:pPr>
            <w:r>
              <w:rPr/>
              <w:t>25%</w:t>
            </w:r>
          </w:p>
        </w:tc>
        <w:tc>
          <w:tcPr>
            <w:tcW w:w="845" w:type="dxa"/>
            <w:tcBorders/>
            <w:shd w:fill="F8BBD0" w:val="clear"/>
            <w:vAlign w:val="center"/>
          </w:tcPr>
          <w:p>
            <w:pPr>
              <w:pStyle w:val="TableContents"/>
              <w:spacing w:lineRule="auto" w:line="276"/>
              <w:rPr/>
            </w:pPr>
            <w:r>
              <w:rPr/>
              <w:t>35%</w:t>
            </w:r>
          </w:p>
        </w:tc>
        <w:tc>
          <w:tcPr>
            <w:tcW w:w="1224" w:type="dxa"/>
            <w:tcBorders/>
            <w:shd w:fill="F8BBD0" w:val="clear"/>
            <w:vAlign w:val="center"/>
          </w:tcPr>
          <w:p>
            <w:pPr>
              <w:pStyle w:val="TableContents"/>
              <w:spacing w:lineRule="auto" w:line="276"/>
              <w:rPr/>
            </w:pPr>
            <w:r>
              <w:rPr/>
              <w:t>20%</w:t>
            </w:r>
          </w:p>
        </w:tc>
        <w:tc>
          <w:tcPr>
            <w:tcW w:w="1137" w:type="dxa"/>
            <w:tcBorders/>
            <w:shd w:fill="00E676" w:val="clear"/>
            <w:vAlign w:val="center"/>
          </w:tcPr>
          <w:p>
            <w:pPr>
              <w:pStyle w:val="TableContents"/>
              <w:spacing w:lineRule="auto" w:line="276"/>
              <w:rPr/>
            </w:pPr>
            <w:r>
              <w:rPr>
                <w:rStyle w:val="Strong"/>
              </w:rPr>
              <w:t>20%</w:t>
            </w:r>
          </w:p>
        </w:tc>
        <w:tc>
          <w:tcPr>
            <w:tcW w:w="1353" w:type="dxa"/>
            <w:tcBorders/>
            <w:shd w:fill="E040FB" w:val="clear"/>
            <w:vAlign w:val="center"/>
          </w:tcPr>
          <w:p>
            <w:pPr>
              <w:pStyle w:val="TableContents"/>
              <w:spacing w:lineRule="auto" w:line="276"/>
              <w:rPr/>
            </w:pPr>
            <w:r>
              <w:rPr>
                <w:rStyle w:val="Strong"/>
              </w:rPr>
              <w:t>100%</w:t>
            </w:r>
          </w:p>
        </w:tc>
      </w:tr>
    </w:tbl>
    <w:p>
      <w:pPr>
        <w:pStyle w:val="Normal"/>
        <w:spacing w:lineRule="auto" w:line="276" w:before="300" w:after="100"/>
        <w:rPr>
          <w:rFonts w:eastAsia="Arial" w:cs="Arial"/>
          <w:b/>
          <w:bCs/>
          <w:color w:val="1A2E44"/>
          <w:sz w:val="22"/>
          <w:szCs w:val="22"/>
        </w:rPr>
      </w:pPr>
      <w:r>
        <w:rPr>
          <w:rFonts w:eastAsia="Arial" w:cs="Arial"/>
          <w:b/>
          <w:bCs/>
          <w:color w:val="1A2E44"/>
          <w:sz w:val="22"/>
          <w:szCs w:val="22"/>
        </w:rPr>
      </w:r>
    </w:p>
    <w:p>
      <w:pPr>
        <w:pStyle w:val="Normal"/>
        <w:spacing w:lineRule="auto" w:line="276" w:before="300" w:after="100"/>
        <w:rPr/>
      </w:pPr>
      <w:r>
        <w:rPr>
          <w:rFonts w:eastAsia="Arial" w:cs="Arial"/>
          <w:b/>
          <w:bCs/>
          <w:color w:val="1A2E44"/>
          <w:sz w:val="22"/>
          <w:szCs w:val="22"/>
        </w:rPr>
        <w:t>F4. PROVIDER BASE TIER</w:t>
      </w:r>
    </w:p>
    <w:p>
      <w:pPr>
        <w:pStyle w:val="Normal"/>
        <w:pBdr>
          <w:bottom w:val="single" w:sz="6" w:space="1" w:color="BFDBFE"/>
        </w:pBdr>
        <w:spacing w:lineRule="auto" w:line="276" w:before="0" w:after="120"/>
        <w:rPr/>
      </w:pPr>
      <w:r>
        <w:rPr/>
      </w:r>
    </w:p>
    <w:p>
      <w:pPr>
        <w:pStyle w:val="Normal"/>
        <w:spacing w:lineRule="auto" w:line="276" w:before="0" w:after="60"/>
        <w:rPr/>
      </w:pPr>
      <w:r>
        <w:rPr/>
      </w:r>
    </w:p>
    <w:p>
      <w:pPr>
        <w:pStyle w:val="Normal"/>
        <w:spacing w:lineRule="auto" w:line="276" w:before="180" w:after="60"/>
        <w:rPr/>
      </w:pPr>
      <w:r>
        <w:rPr>
          <w:rFonts w:eastAsia="Arial" w:cs="Arial"/>
          <w:b/>
          <w:bCs/>
          <w:color w:val="3B5E8C"/>
          <w:sz w:val="20"/>
          <w:szCs w:val="20"/>
        </w:rPr>
        <w:t>F4.1  Purpose</w:t>
      </w:r>
    </w:p>
    <w:p>
      <w:pPr>
        <w:pStyle w:val="Normal"/>
        <w:spacing w:lineRule="auto" w:line="276" w:before="60" w:after="100"/>
        <w:rPr/>
      </w:pPr>
      <w:r>
        <w:rPr>
          <w:rFonts w:eastAsia="Arial" w:cs="Arial"/>
          <w:color w:val="1E293B"/>
          <w:sz w:val="20"/>
          <w:szCs w:val="20"/>
        </w:rPr>
        <w:t>The Provider Base Tier is retained by the Provider from the top of each Revenue Stream before any Distributable Surplus is calculated. It exists to protect the Provider's operating floor — covering technology infrastructure, platform maintenance, support, third-party service costs, and a reasonable development margin — and is not subject to sharing under any circumstances.</w:t>
      </w:r>
    </w:p>
    <w:p>
      <w:pPr>
        <w:pStyle w:val="Normal"/>
        <w:spacing w:lineRule="auto" w:line="276" w:before="180" w:after="60"/>
        <w:rPr/>
      </w:pPr>
      <w:r>
        <w:rPr>
          <w:rFonts w:eastAsia="Arial" w:cs="Arial"/>
          <w:b/>
          <w:bCs/>
          <w:color w:val="3B5E8C"/>
          <w:sz w:val="20"/>
          <w:szCs w:val="20"/>
        </w:rPr>
        <w:t>F4.2  Base Tier Deduction</w:t>
      </w:r>
    </w:p>
    <w:p>
      <w:pPr>
        <w:pStyle w:val="Normal"/>
        <w:spacing w:lineRule="auto" w:line="276" w:before="60" w:after="100"/>
        <w:rPr/>
      </w:pPr>
      <w:r>
        <w:rPr>
          <w:rFonts w:eastAsia="Arial" w:cs="Arial"/>
          <w:color w:val="1E293B"/>
          <w:sz w:val="20"/>
          <w:szCs w:val="20"/>
        </w:rPr>
        <w:t>For each Revenue Stream in each Accounting Period, the Provider shall first deduct the applicable Base Tier percentage from Gross Revenue. The remainder constitutes the Distributable Surplus for that stream. The calculation for each stream is:</w:t>
      </w:r>
    </w:p>
    <w:p>
      <w:pPr>
        <w:pStyle w:val="Normal"/>
        <w:spacing w:lineRule="auto" w:line="276" w:before="0" w:after="4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spacing w:lineRule="auto" w:line="276"/>
              <w:jc w:val="center"/>
              <w:rPr/>
            </w:pPr>
            <w:r>
              <w:rPr>
                <w:rFonts w:eastAsia="Courier New" w:cs="Courier New" w:ascii="Courier New" w:hAnsi="Courier New"/>
                <w:b/>
                <w:bCs/>
                <w:color w:val="2563EB"/>
                <w:sz w:val="22"/>
                <w:szCs w:val="22"/>
              </w:rPr>
              <w:t>Distributable Surplus = Gross Revenue × (1 − Base Tier %)</w:t>
            </w:r>
          </w:p>
          <w:p>
            <w:pPr>
              <w:pStyle w:val="Normal"/>
              <w:spacing w:lineRule="auto" w:line="276" w:before="0" w:after="40"/>
              <w:rPr/>
            </w:pPr>
            <w:r>
              <w:rPr/>
            </w:r>
          </w:p>
          <w:p>
            <w:pPr>
              <w:pStyle w:val="Normal"/>
              <w:spacing w:lineRule="auto" w:line="276"/>
              <w:jc w:val="center"/>
              <w:rPr/>
            </w:pPr>
            <w:r>
              <w:rPr>
                <w:rFonts w:eastAsia="Courier New" w:cs="Courier New" w:ascii="Courier New" w:hAnsi="Courier New"/>
                <w:color w:val="3B5E8C"/>
                <w:sz w:val="20"/>
                <w:szCs w:val="20"/>
              </w:rPr>
              <w:t>HOA Share = Distributable Surplus × HOA Split %</w:t>
            </w:r>
          </w:p>
          <w:p>
            <w:pPr>
              <w:pStyle w:val="Normal"/>
              <w:spacing w:lineRule="auto" w:line="276" w:before="0" w:after="20"/>
              <w:rPr/>
            </w:pPr>
            <w:r>
              <w:rPr/>
            </w:r>
          </w:p>
          <w:p>
            <w:pPr>
              <w:pStyle w:val="Normal"/>
              <w:spacing w:lineRule="auto" w:line="276"/>
              <w:jc w:val="center"/>
              <w:rPr/>
            </w:pPr>
            <w:r>
              <w:rPr>
                <w:rFonts w:eastAsia="Courier New" w:cs="Courier New" w:ascii="Courier New" w:hAnsi="Courier New"/>
                <w:color w:val="3B5E8C"/>
                <w:sz w:val="20"/>
                <w:szCs w:val="20"/>
              </w:rPr>
              <w:t>CBF Share = Distributable Surplus × CBF Split %</w:t>
            </w:r>
          </w:p>
          <w:p>
            <w:pPr>
              <w:pStyle w:val="Normal"/>
              <w:spacing w:lineRule="auto" w:line="276" w:before="0" w:after="20"/>
              <w:rPr/>
            </w:pPr>
            <w:r>
              <w:rPr/>
            </w:r>
          </w:p>
          <w:p>
            <w:pPr>
              <w:pStyle w:val="Normal"/>
              <w:spacing w:lineRule="auto" w:line="276"/>
              <w:jc w:val="center"/>
              <w:rPr/>
            </w:pPr>
            <w:r>
              <w:rPr>
                <w:rFonts w:eastAsia="Courier New" w:cs="Courier New" w:ascii="Courier New" w:hAnsi="Courier New"/>
                <w:color w:val="3B5E8C"/>
                <w:sz w:val="20"/>
                <w:szCs w:val="20"/>
              </w:rPr>
              <w:t>Provider Profit Share = Distributable Surplus × Provider Surplus Split %</w:t>
            </w:r>
          </w:p>
        </w:tc>
      </w:tr>
    </w:tbl>
    <w:p>
      <w:pPr>
        <w:pStyle w:val="Normal"/>
        <w:spacing w:lineRule="auto" w:line="276" w:before="0" w:after="80"/>
        <w:rPr/>
      </w:pPr>
      <w:r>
        <w:rPr/>
      </w:r>
    </w:p>
    <w:p>
      <w:pPr>
        <w:pStyle w:val="Normal"/>
        <w:spacing w:lineRule="auto" w:line="276" w:before="180" w:after="60"/>
        <w:rPr>
          <w:rFonts w:eastAsia="Arial" w:cs="Arial"/>
          <w:b/>
          <w:bCs/>
          <w:color w:val="3B5E8C"/>
          <w:sz w:val="20"/>
          <w:szCs w:val="20"/>
        </w:rPr>
      </w:pPr>
      <w:r>
        <w:rPr>
          <w:rFonts w:eastAsia="Arial" w:cs="Arial"/>
          <w:b/>
          <w:bCs/>
          <w:color w:val="3B5E8C"/>
          <w:sz w:val="20"/>
          <w:szCs w:val="20"/>
        </w:rPr>
      </w:r>
    </w:p>
    <w:p>
      <w:pPr>
        <w:pStyle w:val="Normal"/>
        <w:spacing w:lineRule="auto" w:line="276" w:before="180" w:after="60"/>
        <w:rPr/>
      </w:pPr>
      <w:r>
        <w:rPr>
          <w:rFonts w:eastAsia="Arial" w:cs="Arial"/>
          <w:b/>
          <w:bCs/>
          <w:color w:val="3B5E8C"/>
          <w:sz w:val="20"/>
          <w:szCs w:val="20"/>
        </w:rPr>
        <w:t>F4.3  Worked Example — Transaction Facilitation Fee</w:t>
      </w:r>
    </w:p>
    <w:p>
      <w:pPr>
        <w:pStyle w:val="Normal"/>
        <w:spacing w:lineRule="auto" w:line="276" w:before="0" w:after="40"/>
        <w:rPr/>
      </w:pPr>
      <w:r>
        <w:rPr/>
      </w:r>
    </w:p>
    <w:tbl>
      <w:tblPr>
        <w:tblW w:w="9720" w:type="dxa"/>
        <w:jc w:val="left"/>
        <w:tblInd w:w="0" w:type="dxa"/>
        <w:tblLayout w:type="fixed"/>
        <w:tblCellMar>
          <w:top w:w="80" w:type="dxa"/>
          <w:left w:w="120" w:type="dxa"/>
          <w:bottom w:w="80" w:type="dxa"/>
          <w:right w:w="120" w:type="dxa"/>
        </w:tblCellMar>
      </w:tblPr>
      <w:tblGrid>
        <w:gridCol w:w="4200"/>
        <w:gridCol w:w="2752"/>
        <w:gridCol w:w="2768"/>
      </w:tblGrid>
      <w:tr>
        <w:trPr/>
        <w:tc>
          <w:tcPr>
            <w:tcW w:w="4200" w:type="dxa"/>
            <w:tcBorders>
              <w:top w:val="single" w:sz="4" w:space="0" w:color="1E40AF"/>
              <w:left w:val="single" w:sz="4" w:space="0" w:color="1E40AF"/>
              <w:bottom w:val="single" w:sz="4" w:space="0" w:color="1E40AF"/>
              <w:right w:val="single" w:sz="4" w:space="0" w:color="1E40AF"/>
            </w:tcBorders>
            <w:shd w:fill="1E40AF" w:val="clear"/>
          </w:tcPr>
          <w:p>
            <w:pPr>
              <w:pStyle w:val="Normal"/>
              <w:spacing w:lineRule="auto" w:line="276"/>
              <w:rPr/>
            </w:pPr>
            <w:r>
              <w:rPr>
                <w:rFonts w:eastAsia="Arial" w:cs="Arial"/>
                <w:b/>
                <w:bCs/>
                <w:color w:val="FFFFFF"/>
                <w:sz w:val="18"/>
                <w:szCs w:val="18"/>
              </w:rPr>
              <w:t>Item</w:t>
            </w:r>
          </w:p>
        </w:tc>
        <w:tc>
          <w:tcPr>
            <w:tcW w:w="2752" w:type="dxa"/>
            <w:tcBorders>
              <w:top w:val="single" w:sz="4" w:space="0" w:color="1E40AF"/>
              <w:left w:val="single" w:sz="4" w:space="0" w:color="1E40AF"/>
              <w:bottom w:val="single" w:sz="4" w:space="0" w:color="1E40AF"/>
              <w:right w:val="single" w:sz="4" w:space="0" w:color="1E40AF"/>
            </w:tcBorders>
            <w:shd w:fill="1E40AF" w:val="clear"/>
          </w:tcPr>
          <w:p>
            <w:pPr>
              <w:pStyle w:val="Normal"/>
              <w:spacing w:lineRule="auto" w:line="276"/>
              <w:jc w:val="right"/>
              <w:rPr/>
            </w:pPr>
            <w:r>
              <w:rPr>
                <w:rFonts w:eastAsia="Arial" w:cs="Arial"/>
                <w:b/>
                <w:bCs/>
                <w:color w:val="FFFFFF"/>
                <w:sz w:val="18"/>
                <w:szCs w:val="18"/>
              </w:rPr>
              <w:t>Calculation</w:t>
            </w:r>
          </w:p>
        </w:tc>
        <w:tc>
          <w:tcPr>
            <w:tcW w:w="2768" w:type="dxa"/>
            <w:tcBorders>
              <w:top w:val="single" w:sz="4" w:space="0" w:color="1E40AF"/>
              <w:left w:val="single" w:sz="4" w:space="0" w:color="1E40AF"/>
              <w:bottom w:val="single" w:sz="4" w:space="0" w:color="1E40AF"/>
              <w:right w:val="single" w:sz="4" w:space="0" w:color="1E40AF"/>
            </w:tcBorders>
            <w:shd w:fill="1E40AF" w:val="clear"/>
          </w:tcPr>
          <w:p>
            <w:pPr>
              <w:pStyle w:val="Normal"/>
              <w:spacing w:lineRule="auto" w:line="276"/>
              <w:jc w:val="right"/>
              <w:rPr/>
            </w:pPr>
            <w:r>
              <w:rPr>
                <w:rFonts w:eastAsia="Arial" w:cs="Arial"/>
                <w:b/>
                <w:bCs/>
                <w:color w:val="FFFFFF"/>
                <w:sz w:val="18"/>
                <w:szCs w:val="18"/>
              </w:rPr>
              <w:t>Amount (ZAR, excl. VAT)</w:t>
            </w:r>
          </w:p>
        </w:tc>
      </w:tr>
      <w:tr>
        <w:trPr/>
        <w:tc>
          <w:tcPr>
            <w:tcW w:w="4200"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spacing w:lineRule="auto" w:line="276"/>
              <w:rPr/>
            </w:pPr>
            <w:r>
              <w:rPr>
                <w:rFonts w:eastAsia="Arial" w:cs="Arial"/>
                <w:b w:val="false"/>
                <w:bCs w:val="false"/>
                <w:color w:val="1E293B"/>
                <w:sz w:val="18"/>
                <w:szCs w:val="18"/>
              </w:rPr>
              <w:t>Gross Revenue (5% fee on R20,000 bookings in period)</w:t>
            </w:r>
          </w:p>
        </w:tc>
        <w:tc>
          <w:tcPr>
            <w:tcW w:w="2752"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spacing w:lineRule="auto" w:line="276"/>
              <w:jc w:val="right"/>
              <w:rPr/>
            </w:pPr>
            <w:r>
              <w:rPr/>
            </w:r>
          </w:p>
        </w:tc>
        <w:tc>
          <w:tcPr>
            <w:tcW w:w="2768"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spacing w:lineRule="auto" w:line="276"/>
              <w:jc w:val="right"/>
              <w:rPr/>
            </w:pPr>
            <w:r>
              <w:rPr>
                <w:rFonts w:eastAsia="Arial" w:cs="Arial"/>
                <w:b w:val="false"/>
                <w:bCs w:val="false"/>
                <w:color w:val="1E293B"/>
                <w:sz w:val="18"/>
                <w:szCs w:val="18"/>
              </w:rPr>
              <w:t>R 1,000.00</w:t>
            </w:r>
          </w:p>
        </w:tc>
      </w:tr>
      <w:tr>
        <w:trPr/>
        <w:tc>
          <w:tcPr>
            <w:tcW w:w="4200"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spacing w:lineRule="auto" w:line="276"/>
              <w:rPr/>
            </w:pPr>
            <w:r>
              <w:rPr>
                <w:rFonts w:eastAsia="Arial" w:cs="Arial"/>
                <w:b w:val="false"/>
                <w:bCs w:val="false"/>
                <w:color w:val="1E293B"/>
                <w:sz w:val="18"/>
                <w:szCs w:val="18"/>
              </w:rPr>
              <w:t>Less: Provider Base Tier (50%)</w:t>
            </w:r>
          </w:p>
        </w:tc>
        <w:tc>
          <w:tcPr>
            <w:tcW w:w="2752"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spacing w:lineRule="auto" w:line="276"/>
              <w:jc w:val="right"/>
              <w:rPr/>
            </w:pPr>
            <w:r>
              <w:rPr>
                <w:rFonts w:eastAsia="Arial" w:cs="Arial"/>
                <w:i/>
                <w:iCs/>
                <w:color w:val="3B5E8C"/>
                <w:sz w:val="18"/>
                <w:szCs w:val="18"/>
              </w:rPr>
              <w:t>R1,000 × 50%</w:t>
            </w:r>
          </w:p>
        </w:tc>
        <w:tc>
          <w:tcPr>
            <w:tcW w:w="2768"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spacing w:lineRule="auto" w:line="276"/>
              <w:jc w:val="right"/>
              <w:rPr/>
            </w:pPr>
            <w:r>
              <w:rPr>
                <w:rFonts w:eastAsia="Arial" w:cs="Arial"/>
                <w:b w:val="false"/>
                <w:bCs w:val="false"/>
                <w:color w:val="1E293B"/>
                <w:sz w:val="18"/>
                <w:szCs w:val="18"/>
              </w:rPr>
              <w:t>R 500.00</w:t>
            </w:r>
          </w:p>
        </w:tc>
      </w:tr>
      <w:tr>
        <w:trPr/>
        <w:tc>
          <w:tcPr>
            <w:tcW w:w="4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rPr/>
            </w:pPr>
            <w:r>
              <w:rPr>
                <w:rFonts w:eastAsia="Arial" w:cs="Arial"/>
                <w:b/>
                <w:bCs/>
                <w:color w:val="1E293B"/>
                <w:sz w:val="18"/>
                <w:szCs w:val="18"/>
              </w:rPr>
              <w:t>= Distributable Surplus</w:t>
            </w:r>
          </w:p>
        </w:tc>
        <w:tc>
          <w:tcPr>
            <w:tcW w:w="2752"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spacing w:lineRule="auto" w:line="276"/>
              <w:jc w:val="right"/>
              <w:rPr/>
            </w:pPr>
            <w:r>
              <w:rPr/>
            </w:r>
          </w:p>
        </w:tc>
        <w:tc>
          <w:tcPr>
            <w:tcW w:w="2768"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jc w:val="right"/>
              <w:rPr/>
            </w:pPr>
            <w:r>
              <w:rPr>
                <w:rFonts w:eastAsia="Arial" w:cs="Arial"/>
                <w:b/>
                <w:bCs/>
                <w:color w:val="1E293B"/>
                <w:sz w:val="18"/>
                <w:szCs w:val="18"/>
              </w:rPr>
              <w:t>R 500.00</w:t>
            </w:r>
          </w:p>
        </w:tc>
      </w:tr>
      <w:tr>
        <w:trPr/>
        <w:tc>
          <w:tcPr>
            <w:tcW w:w="4200"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spacing w:lineRule="auto" w:line="276"/>
              <w:rPr/>
            </w:pPr>
            <w:commentRangeStart w:id="6"/>
            <w:r>
              <w:rPr>
                <w:rFonts w:eastAsia="Arial" w:cs="Arial"/>
                <w:b w:val="false"/>
                <w:bCs w:val="false"/>
                <w:color w:val="1E293B"/>
                <w:sz w:val="18"/>
                <w:szCs w:val="18"/>
              </w:rPr>
              <w:t>Provider Profit Share (</w:t>
            </w:r>
            <w:del w:id="24" w:author="Claude" w:date="2026-05-17T00:00:00Z">
              <w:r>
                <w:rPr>
                  <w:rFonts w:eastAsia="Arial" w:cs="Arial"/>
                  <w:b w:val="false"/>
                  <w:bCs w:val="false"/>
                  <w:color w:val="1E293B"/>
                  <w:sz w:val="18"/>
                  <w:szCs w:val="18"/>
                </w:rPr>
                <w:delText>30%</w:delText>
              </w:r>
            </w:del>
            <w:ins w:id="25" w:author="Claude" w:date="2026-05-17T00:00:00Z">
              <w:r>
                <w:rPr>
                  <w:rFonts w:eastAsia="Arial" w:cs="Arial"/>
                  <w:b w:val="false"/>
                  <w:bCs w:val="false"/>
                  <w:color w:val="1E293B"/>
                  <w:sz w:val="18"/>
                  <w:szCs w:val="18"/>
                </w:rPr>
                <w:t>25%</w:t>
              </w:r>
            </w:ins>
            <w:r>
              <w:rPr>
                <w:rFonts w:eastAsia="Arial" w:cs="Arial"/>
                <w:b w:val="false"/>
                <w:bCs w:val="false"/>
                <w:color w:val="1E293B"/>
                <w:sz w:val="18"/>
                <w:szCs w:val="18"/>
              </w:rPr>
              <w:t xml:space="preserve"> of surplus)</w:t>
            </w:r>
            <w:commentRangeEnd w:id="6"/>
            <w:r>
              <w:commentReference w:id="6"/>
            </w:r>
            <w:r>
              <w:rPr>
                <w:rFonts w:eastAsia="Arial" w:cs="Arial"/>
                <w:b w:val="false"/>
                <w:bCs w:val="false"/>
                <w:color w:val="1E293B"/>
                <w:sz w:val="18"/>
                <w:szCs w:val="18"/>
              </w:rPr>
            </w:r>
          </w:p>
        </w:tc>
        <w:tc>
          <w:tcPr>
            <w:tcW w:w="2752"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spacing w:lineRule="auto" w:line="276"/>
              <w:jc w:val="right"/>
              <w:rPr/>
            </w:pPr>
            <w:del w:id="26" w:author="Claude" w:date="2026-05-17T00:00:00Z">
              <w:r>
                <w:rPr>
                  <w:rFonts w:eastAsia="Arial" w:cs="Arial"/>
                  <w:i/>
                  <w:iCs/>
                  <w:color w:val="3B5E8C"/>
                  <w:sz w:val="18"/>
                  <w:szCs w:val="18"/>
                </w:rPr>
                <w:delText>R500 × 30%</w:delText>
              </w:r>
            </w:del>
            <w:ins w:id="27" w:author="Claude" w:date="2026-05-17T00:00:00Z">
              <w:r>
                <w:rPr>
                  <w:rFonts w:eastAsia="Arial" w:cs="Arial"/>
                  <w:i/>
                  <w:iCs/>
                  <w:color w:val="3B5E8C"/>
                  <w:sz w:val="18"/>
                  <w:szCs w:val="18"/>
                </w:rPr>
                <w:t>R500 × 25%</w:t>
              </w:r>
            </w:ins>
          </w:p>
        </w:tc>
        <w:tc>
          <w:tcPr>
            <w:tcW w:w="2768" w:type="dxa"/>
            <w:tcBorders>
              <w:top w:val="single" w:sz="4" w:space="0" w:color="BFDBFE"/>
              <w:left w:val="single" w:sz="4" w:space="0" w:color="BFDBFE"/>
              <w:bottom w:val="single" w:sz="4" w:space="0" w:color="BFDBFE"/>
              <w:right w:val="single" w:sz="4" w:space="0" w:color="BFDBFE"/>
            </w:tcBorders>
            <w:shd w:fill="F0FDF4" w:val="clear"/>
            <w:tcMar>
              <w:top w:w="70" w:type="dxa"/>
              <w:bottom w:w="70" w:type="dxa"/>
            </w:tcMar>
          </w:tcPr>
          <w:p>
            <w:pPr>
              <w:pStyle w:val="Normal"/>
              <w:spacing w:lineRule="auto" w:line="276"/>
              <w:jc w:val="right"/>
              <w:rPr/>
            </w:pPr>
            <w:del w:id="28" w:author="Claude" w:date="2026-05-17T00:00:00Z">
              <w:r>
                <w:rPr>
                  <w:rFonts w:eastAsia="Arial" w:cs="Arial"/>
                  <w:b w:val="false"/>
                  <w:bCs w:val="false"/>
                  <w:color w:val="065F46"/>
                  <w:sz w:val="18"/>
                  <w:szCs w:val="18"/>
                </w:rPr>
                <w:delText>R 150.00</w:delText>
              </w:r>
            </w:del>
            <w:ins w:id="29" w:author="Claude" w:date="2026-05-17T00:00:00Z">
              <w:r>
                <w:rPr>
                  <w:rFonts w:eastAsia="Arial" w:cs="Arial"/>
                  <w:b w:val="false"/>
                  <w:bCs w:val="false"/>
                  <w:color w:val="065F46"/>
                  <w:sz w:val="18"/>
                  <w:szCs w:val="18"/>
                </w:rPr>
                <w:t>R 125.00</w:t>
              </w:r>
            </w:ins>
          </w:p>
        </w:tc>
      </w:tr>
      <w:tr>
        <w:trPr/>
        <w:tc>
          <w:tcPr>
            <w:tcW w:w="4200"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spacing w:lineRule="auto" w:line="276"/>
              <w:rPr/>
            </w:pPr>
            <w:commentRangeStart w:id="7"/>
            <w:r>
              <w:rPr>
                <w:rFonts w:eastAsia="Arial" w:cs="Arial"/>
                <w:b w:val="false"/>
                <w:bCs w:val="false"/>
                <w:color w:val="1E293B"/>
                <w:sz w:val="18"/>
                <w:szCs w:val="18"/>
              </w:rPr>
              <w:t>HOA Share (</w:t>
            </w:r>
            <w:del w:id="30" w:author="Claude" w:date="2026-05-17T00:00:00Z">
              <w:r>
                <w:rPr>
                  <w:rFonts w:eastAsia="Arial" w:cs="Arial"/>
                  <w:b w:val="false"/>
                  <w:bCs w:val="false"/>
                  <w:color w:val="1E293B"/>
                  <w:sz w:val="18"/>
                  <w:szCs w:val="18"/>
                </w:rPr>
                <w:delText>50%</w:delText>
              </w:r>
            </w:del>
            <w:ins w:id="31" w:author="Claude" w:date="2026-05-17T00:00:00Z">
              <w:r>
                <w:rPr>
                  <w:rFonts w:eastAsia="Arial" w:cs="Arial"/>
                  <w:b w:val="false"/>
                  <w:bCs w:val="false"/>
                  <w:color w:val="1E293B"/>
                  <w:sz w:val="18"/>
                  <w:szCs w:val="18"/>
                </w:rPr>
                <w:t>35%</w:t>
              </w:r>
            </w:ins>
            <w:r>
              <w:rPr>
                <w:rFonts w:eastAsia="Arial" w:cs="Arial"/>
                <w:b w:val="false"/>
                <w:bCs w:val="false"/>
                <w:color w:val="1E293B"/>
                <w:sz w:val="18"/>
                <w:szCs w:val="18"/>
              </w:rPr>
              <w:t xml:space="preserve"> of surplus)</w:t>
            </w:r>
            <w:commentRangeEnd w:id="7"/>
            <w:r>
              <w:commentReference w:id="7"/>
            </w:r>
            <w:r>
              <w:rPr>
                <w:rFonts w:eastAsia="Arial" w:cs="Arial"/>
                <w:b w:val="false"/>
                <w:bCs w:val="false"/>
                <w:color w:val="1E293B"/>
                <w:sz w:val="18"/>
                <w:szCs w:val="18"/>
              </w:rPr>
            </w:r>
          </w:p>
        </w:tc>
        <w:tc>
          <w:tcPr>
            <w:tcW w:w="2752"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spacing w:lineRule="auto" w:line="276"/>
              <w:jc w:val="right"/>
              <w:rPr/>
            </w:pPr>
            <w:del w:id="32" w:author="Claude" w:date="2026-05-17T00:00:00Z">
              <w:r>
                <w:rPr>
                  <w:rFonts w:eastAsia="Arial" w:cs="Arial"/>
                  <w:i/>
                  <w:iCs/>
                  <w:color w:val="3B5E8C"/>
                  <w:sz w:val="18"/>
                  <w:szCs w:val="18"/>
                </w:rPr>
                <w:delText>R500 × 50%</w:delText>
              </w:r>
            </w:del>
            <w:ins w:id="33" w:author="Claude" w:date="2026-05-17T00:00:00Z">
              <w:r>
                <w:rPr>
                  <w:rFonts w:eastAsia="Arial" w:cs="Arial"/>
                  <w:i/>
                  <w:iCs/>
                  <w:color w:val="3B5E8C"/>
                  <w:sz w:val="18"/>
                  <w:szCs w:val="18"/>
                </w:rPr>
                <w:t>R500 × 35%</w:t>
              </w:r>
            </w:ins>
          </w:p>
        </w:tc>
        <w:tc>
          <w:tcPr>
            <w:tcW w:w="2768" w:type="dxa"/>
            <w:tcBorders>
              <w:top w:val="single" w:sz="4" w:space="0" w:color="BFDBFE"/>
              <w:left w:val="single" w:sz="4" w:space="0" w:color="BFDBFE"/>
              <w:bottom w:val="single" w:sz="4" w:space="0" w:color="BFDBFE"/>
              <w:right w:val="single" w:sz="4" w:space="0" w:color="BFDBFE"/>
            </w:tcBorders>
            <w:shd w:fill="F0FDF4" w:val="clear"/>
            <w:tcMar>
              <w:top w:w="70" w:type="dxa"/>
              <w:bottom w:w="70" w:type="dxa"/>
            </w:tcMar>
          </w:tcPr>
          <w:p>
            <w:pPr>
              <w:pStyle w:val="Normal"/>
              <w:spacing w:lineRule="auto" w:line="276"/>
              <w:jc w:val="right"/>
              <w:rPr/>
            </w:pPr>
            <w:del w:id="34" w:author="Claude" w:date="2026-05-17T00:00:00Z">
              <w:r>
                <w:rPr>
                  <w:rFonts w:eastAsia="Arial" w:cs="Arial"/>
                  <w:b w:val="false"/>
                  <w:bCs w:val="false"/>
                  <w:color w:val="065F46"/>
                  <w:sz w:val="18"/>
                  <w:szCs w:val="18"/>
                </w:rPr>
                <w:delText>R 250.00</w:delText>
              </w:r>
            </w:del>
            <w:ins w:id="35" w:author="Claude" w:date="2026-05-17T00:00:00Z">
              <w:r>
                <w:rPr>
                  <w:rFonts w:eastAsia="Arial" w:cs="Arial"/>
                  <w:b w:val="false"/>
                  <w:bCs w:val="false"/>
                  <w:color w:val="065F46"/>
                  <w:sz w:val="18"/>
                  <w:szCs w:val="18"/>
                </w:rPr>
                <w:t>R 175.00</w:t>
              </w:r>
            </w:ins>
          </w:p>
        </w:tc>
      </w:tr>
      <w:tr>
        <w:trPr/>
        <w:tc>
          <w:tcPr>
            <w:tcW w:w="4200"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spacing w:lineRule="auto" w:line="276"/>
              <w:rPr/>
            </w:pPr>
            <w:r>
              <w:rPr>
                <w:rFonts w:eastAsia="Arial" w:cs="Arial"/>
                <w:b w:val="false"/>
                <w:bCs w:val="false"/>
                <w:color w:val="1E293B"/>
                <w:sz w:val="18"/>
                <w:szCs w:val="18"/>
              </w:rPr>
              <w:t>CBF Share (20% of surplus)</w:t>
            </w:r>
          </w:p>
        </w:tc>
        <w:tc>
          <w:tcPr>
            <w:tcW w:w="2752"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spacing w:lineRule="auto" w:line="276"/>
              <w:jc w:val="right"/>
              <w:rPr/>
            </w:pPr>
            <w:r>
              <w:rPr>
                <w:rFonts w:eastAsia="Arial" w:cs="Arial"/>
                <w:i/>
                <w:iCs/>
                <w:color w:val="3B5E8C"/>
                <w:sz w:val="18"/>
                <w:szCs w:val="18"/>
              </w:rPr>
              <w:t>R500 × 20%</w:t>
            </w:r>
          </w:p>
        </w:tc>
        <w:tc>
          <w:tcPr>
            <w:tcW w:w="2768" w:type="dxa"/>
            <w:tcBorders>
              <w:top w:val="single" w:sz="4" w:space="0" w:color="BFDBFE"/>
              <w:left w:val="single" w:sz="4" w:space="0" w:color="BFDBFE"/>
              <w:bottom w:val="single" w:sz="4" w:space="0" w:color="BFDBFE"/>
              <w:right w:val="single" w:sz="4" w:space="0" w:color="BFDBFE"/>
            </w:tcBorders>
            <w:shd w:fill="F0FDF4" w:val="clear"/>
            <w:tcMar>
              <w:top w:w="70" w:type="dxa"/>
              <w:bottom w:w="70" w:type="dxa"/>
            </w:tcMar>
          </w:tcPr>
          <w:p>
            <w:pPr>
              <w:pStyle w:val="Normal"/>
              <w:spacing w:lineRule="auto" w:line="276"/>
              <w:jc w:val="right"/>
              <w:rPr/>
            </w:pPr>
            <w:r>
              <w:rPr>
                <w:rFonts w:eastAsia="Arial" w:cs="Arial"/>
                <w:b w:val="false"/>
                <w:bCs w:val="false"/>
                <w:color w:val="065F46"/>
                <w:sz w:val="18"/>
                <w:szCs w:val="18"/>
              </w:rPr>
              <w:t>R 100.00</w:t>
            </w:r>
          </w:p>
        </w:tc>
      </w:tr>
      <w:tr>
        <w:trPr/>
        <w:tc>
          <w:tcPr>
            <w:tcW w:w="4200"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spacing w:lineRule="auto" w:line="276"/>
              <w:rPr/>
            </w:pPr>
            <w:r>
              <w:rPr>
                <w:rFonts w:eastAsia="Arial" w:cs="Arial"/>
                <w:b/>
                <w:bCs/>
                <w:color w:val="1E293B"/>
                <w:sz w:val="18"/>
                <w:szCs w:val="18"/>
              </w:rPr>
              <w:t>Total Distributed</w:t>
            </w:r>
          </w:p>
        </w:tc>
        <w:tc>
          <w:tcPr>
            <w:tcW w:w="2752"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spacing w:lineRule="auto" w:line="276"/>
              <w:jc w:val="right"/>
              <w:rPr/>
            </w:pPr>
            <w:r>
              <w:rPr/>
            </w:r>
          </w:p>
        </w:tc>
        <w:tc>
          <w:tcPr>
            <w:tcW w:w="2768" w:type="dxa"/>
            <w:tcBorders>
              <w:top w:val="single" w:sz="4" w:space="0" w:color="BFDBFE"/>
              <w:left w:val="single" w:sz="4" w:space="0" w:color="BFDBFE"/>
              <w:bottom w:val="single" w:sz="4" w:space="0" w:color="BFDBFE"/>
              <w:right w:val="single" w:sz="4" w:space="0" w:color="BFDBFE"/>
            </w:tcBorders>
            <w:shd w:fill="F0FDF4" w:val="clear"/>
            <w:tcMar>
              <w:top w:w="70" w:type="dxa"/>
              <w:bottom w:w="70" w:type="dxa"/>
            </w:tcMar>
          </w:tcPr>
          <w:p>
            <w:pPr>
              <w:pStyle w:val="Normal"/>
              <w:spacing w:lineRule="auto" w:line="276"/>
              <w:jc w:val="right"/>
              <w:rPr/>
            </w:pPr>
            <w:r>
              <w:rPr>
                <w:rFonts w:eastAsia="Arial" w:cs="Arial"/>
                <w:b/>
                <w:bCs/>
                <w:color w:val="065F46"/>
                <w:sz w:val="18"/>
                <w:szCs w:val="18"/>
              </w:rPr>
              <w:t>R 500.00</w:t>
            </w:r>
          </w:p>
        </w:tc>
      </w:tr>
    </w:tbl>
    <w:p>
      <w:pPr>
        <w:pStyle w:val="Normal"/>
        <w:spacing w:lineRule="auto" w:line="276" w:before="0" w:after="60"/>
        <w:rPr/>
      </w:pPr>
      <w:r>
        <w:rPr/>
      </w:r>
    </w:p>
    <w:p>
      <w:pPr>
        <w:pStyle w:val="Normal"/>
        <w:spacing w:lineRule="auto" w:line="276" w:before="60" w:after="100"/>
        <w:rPr/>
      </w:pPr>
      <w:r>
        <w:rPr>
          <w:rFonts w:eastAsia="Arial" w:cs="Arial"/>
          <w:i/>
          <w:iCs/>
          <w:color w:val="1E293B"/>
          <w:sz w:val="20"/>
          <w:szCs w:val="20"/>
        </w:rPr>
        <w:t>Note: The above is a simplified illustrative example only. Actual calculations are based on auditable Gross Revenue figures per stream, as reported in the Revenue Statement.</w:t>
      </w:r>
    </w:p>
    <w:p>
      <w:pPr>
        <w:pStyle w:val="Normal"/>
        <w:spacing w:lineRule="auto" w:line="276" w:before="0" w:after="80"/>
        <w:rPr/>
      </w:pPr>
      <w:r>
        <w:rPr/>
      </w:r>
    </w:p>
    <w:p>
      <w:pPr>
        <w:pStyle w:val="Normal"/>
        <w:spacing w:lineRule="auto" w:line="276" w:before="300" w:after="100"/>
        <w:rPr/>
      </w:pPr>
      <w:r>
        <w:rPr>
          <w:rFonts w:eastAsia="Arial" w:cs="Arial"/>
          <w:b/>
          <w:bCs/>
          <w:color w:val="1A2E44"/>
          <w:sz w:val="22"/>
          <w:szCs w:val="22"/>
        </w:rPr>
        <w:t>F5. HOA SHARE — ANNUAL DISTRIBUTION</w:t>
      </w:r>
    </w:p>
    <w:p>
      <w:pPr>
        <w:pStyle w:val="Normal"/>
        <w:pBdr>
          <w:bottom w:val="single" w:sz="6" w:space="1" w:color="BFDBFE"/>
        </w:pBdr>
        <w:spacing w:lineRule="auto" w:line="276" w:before="0" w:after="120"/>
        <w:rPr/>
      </w:pPr>
      <w:r>
        <w:rPr/>
      </w:r>
    </w:p>
    <w:p>
      <w:pPr>
        <w:pStyle w:val="Normal"/>
        <w:spacing w:lineRule="auto" w:line="276" w:before="0" w:after="60"/>
        <w:rPr/>
      </w:pPr>
      <w:r>
        <w:rPr/>
      </w:r>
    </w:p>
    <w:p>
      <w:pPr>
        <w:pStyle w:val="Normal"/>
        <w:spacing w:lineRule="auto" w:line="276" w:before="180" w:after="60"/>
        <w:rPr/>
      </w:pPr>
      <w:r>
        <w:rPr>
          <w:rFonts w:eastAsia="Arial" w:cs="Arial"/>
          <w:b/>
          <w:bCs/>
          <w:color w:val="3B5E8C"/>
          <w:sz w:val="20"/>
          <w:szCs w:val="20"/>
        </w:rPr>
        <w:t>F5.1  Timing</w:t>
      </w:r>
    </w:p>
    <w:p>
      <w:pPr>
        <w:pStyle w:val="Normal"/>
        <w:spacing w:lineRule="auto" w:line="276" w:before="60" w:after="100"/>
        <w:rPr/>
      </w:pPr>
      <w:r>
        <w:rPr>
          <w:rFonts w:eastAsia="Arial" w:cs="Arial"/>
          <w:color w:val="1E293B"/>
          <w:sz w:val="20"/>
          <w:szCs w:val="20"/>
        </w:rPr>
        <w:t>The Provider shall calculate and distribute the HOA Share for each Accounting Period within thirty (30) days of issuing the Revenue Statement for that period. The Revenue Statement shall be issued within thirty (30) days of the end of each Accounting Period. The HOA shall therefore receive its distribution no later than sixty (60) days after the end of each Accounting Period.</w:t>
      </w:r>
    </w:p>
    <w:p>
      <w:pPr>
        <w:pStyle w:val="Normal"/>
        <w:spacing w:lineRule="auto" w:line="276" w:before="180" w:after="60"/>
        <w:rPr/>
      </w:pPr>
      <w:r>
        <w:rPr>
          <w:rFonts w:eastAsia="Arial" w:cs="Arial"/>
          <w:b/>
          <w:bCs/>
          <w:color w:val="3B5E8C"/>
          <w:sz w:val="20"/>
          <w:szCs w:val="20"/>
        </w:rPr>
        <w:t>F5.2  Distribution Method — HOA Election</w:t>
      </w:r>
    </w:p>
    <w:p>
      <w:pPr>
        <w:pStyle w:val="Normal"/>
        <w:spacing w:lineRule="auto" w:line="276" w:before="60" w:after="100"/>
        <w:rPr/>
      </w:pPr>
      <w:r>
        <w:rPr>
          <w:rFonts w:eastAsia="Arial" w:cs="Arial"/>
          <w:color w:val="1E293B"/>
          <w:sz w:val="20"/>
          <w:szCs w:val="20"/>
        </w:rPr>
        <w:t>The HOA may elect, by written notice to the Provider no less than thirty (30) days before the end of an Accounting Period, to receive its annual HOA Share by one of the following methods:</w:t>
      </w:r>
    </w:p>
    <w:p>
      <w:pPr>
        <w:pStyle w:val="ListParagraph"/>
        <w:numPr>
          <w:ilvl w:val="0"/>
          <w:numId w:val="138"/>
        </w:numPr>
        <w:spacing w:lineRule="auto" w:line="276" w:before="40" w:after="40"/>
        <w:rPr/>
      </w:pPr>
      <w:r>
        <w:rPr>
          <w:rFonts w:eastAsia="Arial" w:cs="Arial"/>
          <w:color w:val="1E293B"/>
          <w:sz w:val="20"/>
          <w:szCs w:val="20"/>
        </w:rPr>
        <w:t>Licence Fee Offset: the HOA Share is applied as a credit against the HOA's next annual licence invoice under the Main Agreement, reducing the amount payable by the HOA for the following subscription year; or</w:t>
      </w:r>
    </w:p>
    <w:p>
      <w:pPr>
        <w:pStyle w:val="ListParagraph"/>
        <w:numPr>
          <w:ilvl w:val="0"/>
          <w:numId w:val="1"/>
        </w:numPr>
        <w:spacing w:lineRule="auto" w:line="276" w:before="40" w:after="40"/>
        <w:rPr/>
      </w:pPr>
      <w:r>
        <w:rPr>
          <w:rFonts w:eastAsia="Arial" w:cs="Arial"/>
          <w:color w:val="1E293B"/>
          <w:sz w:val="20"/>
          <w:szCs w:val="20"/>
        </w:rPr>
        <w:t>EFT Payment: the HOA Share is paid by electronic funds transfer to the bank account nominated by the HOA within thirty (30) days of the Revenue Statement.</w:t>
      </w:r>
    </w:p>
    <w:p>
      <w:pPr>
        <w:pStyle w:val="Normal"/>
        <w:spacing w:lineRule="auto" w:line="276" w:before="0" w:after="60"/>
        <w:rPr/>
      </w:pPr>
      <w:r>
        <w:rPr/>
      </w:r>
    </w:p>
    <w:p>
      <w:pPr>
        <w:pStyle w:val="Normal"/>
        <w:spacing w:lineRule="auto" w:line="276" w:before="60" w:after="100"/>
        <w:rPr/>
      </w:pPr>
      <w:r>
        <w:rPr>
          <w:rFonts w:eastAsia="Arial" w:cs="Arial"/>
          <w:color w:val="1E293B"/>
          <w:sz w:val="20"/>
          <w:szCs w:val="20"/>
        </w:rPr>
        <w:t>Where no election is made, the default method is the Licence Fee Offset. The HOA may change its elected method once per Accounting Period.</w:t>
      </w:r>
    </w:p>
    <w:p>
      <w:pPr>
        <w:pStyle w:val="Normal"/>
        <w:spacing w:lineRule="auto" w:line="276" w:before="180" w:after="60"/>
        <w:rPr/>
      </w:pPr>
      <w:r>
        <w:rPr>
          <w:rFonts w:eastAsia="Arial" w:cs="Arial"/>
          <w:b/>
          <w:bCs/>
          <w:color w:val="3B5E8C"/>
          <w:sz w:val="20"/>
          <w:szCs w:val="20"/>
        </w:rPr>
        <w:t>F5.3  Licence Fee Offset — Mechanics</w:t>
      </w:r>
    </w:p>
    <w:p>
      <w:pPr>
        <w:pStyle w:val="Normal"/>
        <w:spacing w:lineRule="auto" w:line="276" w:before="60" w:after="100"/>
        <w:rPr/>
      </w:pPr>
      <w:r>
        <w:rPr>
          <w:rFonts w:eastAsia="Arial" w:cs="Arial"/>
          <w:color w:val="1E293B"/>
          <w:sz w:val="20"/>
          <w:szCs w:val="20"/>
        </w:rPr>
        <w:t>Where the Licence Fee Offset method is elected, the HOA Share shall be credited against the next year's licence invoice as a line item reduction. If the HOA Share exceeds the total licence invoice amount, the excess shall be paid to the HOA by EFT within thirty (30) days. The HOA Share offset does not affect the pricing, tier, or terms of the Main Agreement.</w:t>
      </w:r>
    </w:p>
    <w:p>
      <w:pPr>
        <w:pStyle w:val="Normal"/>
        <w:spacing w:lineRule="auto" w:line="276" w:before="180" w:after="60"/>
        <w:rPr/>
      </w:pPr>
      <w:r>
        <w:rPr>
          <w:rFonts w:eastAsia="Arial" w:cs="Arial"/>
          <w:b/>
          <w:bCs/>
          <w:color w:val="3B5E8C"/>
          <w:sz w:val="20"/>
          <w:szCs w:val="20"/>
        </w:rPr>
        <w:t>F5.4  Referral and Growth Bonus</w:t>
      </w:r>
    </w:p>
    <w:p>
      <w:pPr>
        <w:pStyle w:val="Normal"/>
        <w:spacing w:lineRule="auto" w:line="276" w:before="60" w:after="100"/>
        <w:rPr/>
      </w:pPr>
      <w:r>
        <w:rPr>
          <w:rFonts w:eastAsia="Arial" w:cs="Arial"/>
          <w:color w:val="1E293B"/>
          <w:sz w:val="20"/>
          <w:szCs w:val="20"/>
        </w:rPr>
        <w:t>In recognition of the HOA's role in driving community adoption and platform growth, the Provider shall pay the HOA a one-time Growth Bonus where the active Household Licence Count grows beyond the contracted tier threshold during an Accounting Period. The Growth Bonus is calculated as follows:</w:t>
      </w:r>
    </w:p>
    <w:p>
      <w:pPr>
        <w:pStyle w:val="ListParagraph"/>
        <w:numPr>
          <w:ilvl w:val="0"/>
          <w:numId w:val="1"/>
        </w:numPr>
        <w:spacing w:lineRule="auto" w:line="276" w:before="40" w:after="40"/>
        <w:rPr/>
      </w:pPr>
      <w:r>
        <w:rPr>
          <w:rFonts w:eastAsia="Arial" w:cs="Arial"/>
          <w:color w:val="1E293B"/>
          <w:sz w:val="20"/>
          <w:szCs w:val="20"/>
        </w:rPr>
        <w:t>Tier upgrade from Tier 1 to Tier 2 or above: R500 one-time bonus credited to the HOA Share for that Accounting Period;</w:t>
      </w:r>
    </w:p>
    <w:p>
      <w:pPr>
        <w:pStyle w:val="ListParagraph"/>
        <w:numPr>
          <w:ilvl w:val="0"/>
          <w:numId w:val="1"/>
        </w:numPr>
        <w:spacing w:lineRule="auto" w:line="276" w:before="40" w:after="40"/>
        <w:rPr/>
      </w:pPr>
      <w:r>
        <w:rPr>
          <w:rFonts w:eastAsia="Arial" w:cs="Arial"/>
          <w:color w:val="1E293B"/>
          <w:sz w:val="20"/>
          <w:szCs w:val="20"/>
        </w:rPr>
        <w:t>Tier upgrade from Tier 2 to Tier 3 or above: R750 one-time bonus credited to the HOA Share for that Accounting Period; and</w:t>
      </w:r>
    </w:p>
    <w:p>
      <w:pPr>
        <w:pStyle w:val="ListParagraph"/>
        <w:numPr>
          <w:ilvl w:val="0"/>
          <w:numId w:val="1"/>
        </w:numPr>
        <w:spacing w:lineRule="auto" w:line="276" w:before="40" w:after="40"/>
        <w:rPr/>
      </w:pPr>
      <w:r>
        <w:rPr>
          <w:rFonts w:eastAsia="Arial" w:cs="Arial"/>
          <w:color w:val="1E293B"/>
          <w:sz w:val="20"/>
          <w:szCs w:val="20"/>
        </w:rPr>
        <w:t>Tier upgrade from Tier 3 to Tier 4: R1,000 one-time bonus credited to the HOA Share for that Accounting Period.</w:t>
      </w:r>
    </w:p>
    <w:p>
      <w:pPr>
        <w:pStyle w:val="Normal"/>
        <w:spacing w:lineRule="auto" w:line="276" w:before="0" w:after="60"/>
        <w:rPr/>
      </w:pPr>
      <w:r>
        <w:rPr/>
      </w:r>
    </w:p>
    <w:p>
      <w:pPr>
        <w:pStyle w:val="Normal"/>
        <w:spacing w:lineRule="auto" w:line="276" w:before="60" w:after="100"/>
        <w:rPr/>
      </w:pPr>
      <w:r>
        <w:rPr>
          <w:rFonts w:eastAsia="Arial" w:cs="Arial"/>
          <w:color w:val="1E293B"/>
          <w:sz w:val="20"/>
          <w:szCs w:val="20"/>
        </w:rPr>
        <w:t>Growth Bonuses are payable once per tier transition. They do not apply to downward tier movements.</w:t>
      </w:r>
    </w:p>
    <w:p>
      <w:pPr>
        <w:pStyle w:val="Normal"/>
        <w:spacing w:lineRule="auto" w:line="276" w:before="0" w:after="80"/>
        <w:rPr/>
      </w:pPr>
      <w:r>
        <w:rPr/>
      </w:r>
    </w:p>
    <w:p>
      <w:pPr>
        <w:pStyle w:val="Normal"/>
        <w:spacing w:lineRule="auto" w:line="276" w:before="300" w:after="100"/>
        <w:rPr/>
      </w:pPr>
      <w:r>
        <w:rPr>
          <w:rFonts w:eastAsia="Arial" w:cs="Arial"/>
          <w:b/>
          <w:bCs/>
          <w:color w:val="1A2E44"/>
          <w:sz w:val="22"/>
          <w:szCs w:val="22"/>
        </w:rPr>
        <w:t>F6. COMMUNITY BENEFIT FUND</w:t>
      </w:r>
    </w:p>
    <w:p>
      <w:pPr>
        <w:pStyle w:val="Normal"/>
        <w:pBdr>
          <w:bottom w:val="single" w:sz="6" w:space="1" w:color="BFDBFE"/>
        </w:pBdr>
        <w:spacing w:lineRule="auto" w:line="276" w:before="0" w:after="120"/>
        <w:rPr/>
      </w:pPr>
      <w:r>
        <w:rPr/>
      </w:r>
    </w:p>
    <w:p>
      <w:pPr>
        <w:pStyle w:val="Normal"/>
        <w:spacing w:lineRule="auto" w:line="276" w:before="0" w:after="60"/>
        <w:rPr/>
      </w:pPr>
      <w:r>
        <w:rPr/>
      </w:r>
    </w:p>
    <w:p>
      <w:pPr>
        <w:pStyle w:val="Normal"/>
        <w:spacing w:lineRule="auto" w:line="276" w:before="180" w:after="60"/>
        <w:rPr/>
      </w:pPr>
      <w:r>
        <w:rPr>
          <w:rFonts w:eastAsia="Arial" w:cs="Arial"/>
          <w:b/>
          <w:bCs/>
          <w:color w:val="3B5E8C"/>
          <w:sz w:val="20"/>
          <w:szCs w:val="20"/>
        </w:rPr>
        <w:t>F6.1  Establishment and Nature</w:t>
      </w:r>
    </w:p>
    <w:p>
      <w:pPr>
        <w:pStyle w:val="Normal"/>
        <w:spacing w:lineRule="auto" w:line="276" w:before="60" w:after="100"/>
        <w:rPr/>
      </w:pPr>
      <w:r>
        <w:rPr>
          <w:rFonts w:eastAsia="Arial" w:cs="Arial"/>
          <w:color w:val="1E293B"/>
          <w:sz w:val="20"/>
          <w:szCs w:val="20"/>
        </w:rPr>
        <w:t>The Community Benefit Fund is hereby established as a ring-fenced fund within the Platform's ledger system, credited with the CBF Share of Distributable Surplus from applicable Revenue Streams in each Accounting Period. The CBF is not a separate legal entity. The Provider holds the CBF balance in its accounts as custodian only, with no right to use, invest, or encumber the CBF balance for any purpose other than disbursement in accordance with this Section F6.</w:t>
      </w:r>
    </w:p>
    <w:p>
      <w:pPr>
        <w:pStyle w:val="Normal"/>
        <w:spacing w:lineRule="auto" w:line="276" w:before="180" w:after="60"/>
        <w:rPr/>
      </w:pPr>
      <w:r>
        <w:rPr>
          <w:rFonts w:eastAsia="Arial" w:cs="Arial"/>
          <w:b/>
          <w:bCs/>
          <w:color w:val="3B5E8C"/>
          <w:sz w:val="20"/>
          <w:szCs w:val="20"/>
        </w:rPr>
        <w:t>F6.2  Governance — HOA Board Authority</w:t>
      </w:r>
    </w:p>
    <w:p>
      <w:pPr>
        <w:pStyle w:val="Normal"/>
        <w:spacing w:lineRule="auto" w:line="276" w:before="60" w:after="100"/>
        <w:rPr/>
      </w:pPr>
      <w:r>
        <w:rPr>
          <w:rFonts w:eastAsia="Arial" w:cs="Arial"/>
          <w:color w:val="1E293B"/>
          <w:sz w:val="20"/>
          <w:szCs w:val="20"/>
        </w:rPr>
        <w:t>The HOA Board has sole authority to approve disbursements from the CBF. A valid HOA Board resolution, passed in accordance with the HOA's constitutional documents and applicable legislation, is required for any disbursement. The HOA Board may approve disbursements at any Board meeting, provided that the relevant agenda item is notified to Board members in advance.</w:t>
      </w:r>
    </w:p>
    <w:p>
      <w:pPr>
        <w:pStyle w:val="Normal"/>
        <w:spacing w:lineRule="auto" w:line="276" w:before="180" w:after="60"/>
        <w:rPr/>
      </w:pPr>
      <w:r>
        <w:rPr>
          <w:rFonts w:eastAsia="Arial" w:cs="Arial"/>
          <w:b/>
          <w:bCs/>
          <w:color w:val="3B5E8C"/>
          <w:sz w:val="20"/>
          <w:szCs w:val="20"/>
        </w:rPr>
        <w:t>F6.3  Transparency — Annual CBF Report</w:t>
      </w:r>
    </w:p>
    <w:p>
      <w:pPr>
        <w:pStyle w:val="Normal"/>
        <w:spacing w:lineRule="auto" w:line="276" w:before="60" w:after="100"/>
        <w:rPr/>
      </w:pPr>
      <w:r>
        <w:rPr>
          <w:rFonts w:eastAsia="Arial" w:cs="Arial"/>
          <w:color w:val="1E293B"/>
          <w:sz w:val="20"/>
          <w:szCs w:val="20"/>
        </w:rPr>
        <w:t>In recognition that the CBF is funded by value generated by the Soralia Village community at large, the HOA Board shall publish an Annual CBF Report to all residents of the community within sixty (60) days of the end of each Accounting Period. The Annual CBF Report shall include:</w:t>
      </w:r>
    </w:p>
    <w:p>
      <w:pPr>
        <w:pStyle w:val="ListParagraph"/>
        <w:numPr>
          <w:ilvl w:val="0"/>
          <w:numId w:val="1"/>
        </w:numPr>
        <w:spacing w:lineRule="auto" w:line="276" w:before="40" w:after="40"/>
        <w:rPr/>
      </w:pPr>
      <w:r>
        <w:rPr>
          <w:rFonts w:eastAsia="Arial" w:cs="Arial"/>
          <w:color w:val="1E293B"/>
          <w:sz w:val="20"/>
          <w:szCs w:val="20"/>
        </w:rPr>
        <w:t>the opening CBF balance for the Accounting Period;</w:t>
      </w:r>
    </w:p>
    <w:p>
      <w:pPr>
        <w:pStyle w:val="ListParagraph"/>
        <w:numPr>
          <w:ilvl w:val="0"/>
          <w:numId w:val="1"/>
        </w:numPr>
        <w:spacing w:lineRule="auto" w:line="276" w:before="40" w:after="40"/>
        <w:rPr/>
      </w:pPr>
      <w:r>
        <w:rPr>
          <w:rFonts w:eastAsia="Arial" w:cs="Arial"/>
          <w:color w:val="1E293B"/>
          <w:sz w:val="20"/>
          <w:szCs w:val="20"/>
        </w:rPr>
        <w:t>the total CBF Share credited during the Accounting Period, itemised by Revenue Stream;</w:t>
      </w:r>
    </w:p>
    <w:p>
      <w:pPr>
        <w:pStyle w:val="ListParagraph"/>
        <w:numPr>
          <w:ilvl w:val="0"/>
          <w:numId w:val="1"/>
        </w:numPr>
        <w:spacing w:lineRule="auto" w:line="276" w:before="40" w:after="40"/>
        <w:rPr/>
      </w:pPr>
      <w:r>
        <w:rPr>
          <w:rFonts w:eastAsia="Arial" w:cs="Arial"/>
          <w:color w:val="1E293B"/>
          <w:sz w:val="20"/>
          <w:szCs w:val="20"/>
        </w:rPr>
        <w:t>a description of all disbursements made during the Accounting Period, including the approved purpose, amount, and beneficiary project;</w:t>
      </w:r>
    </w:p>
    <w:p>
      <w:pPr>
        <w:pStyle w:val="ListParagraph"/>
        <w:numPr>
          <w:ilvl w:val="0"/>
          <w:numId w:val="1"/>
        </w:numPr>
        <w:spacing w:lineRule="auto" w:line="276" w:before="40" w:after="40"/>
        <w:rPr/>
      </w:pPr>
      <w:r>
        <w:rPr>
          <w:rFonts w:eastAsia="Arial" w:cs="Arial"/>
          <w:color w:val="1E293B"/>
          <w:sz w:val="20"/>
          <w:szCs w:val="20"/>
        </w:rPr>
        <w:t>the closing CBF balance carried forward; and</w:t>
      </w:r>
    </w:p>
    <w:p>
      <w:pPr>
        <w:pStyle w:val="ListParagraph"/>
        <w:numPr>
          <w:ilvl w:val="0"/>
          <w:numId w:val="1"/>
        </w:numPr>
        <w:spacing w:lineRule="auto" w:line="276" w:before="40" w:after="40"/>
        <w:rPr/>
      </w:pPr>
      <w:r>
        <w:rPr>
          <w:rFonts w:eastAsia="Arial" w:cs="Arial"/>
          <w:color w:val="1E293B"/>
          <w:sz w:val="20"/>
          <w:szCs w:val="20"/>
        </w:rPr>
        <w:t>a summary of proposed or anticipated CBF projects for the coming Accounting Period, if known.</w:t>
      </w:r>
    </w:p>
    <w:p>
      <w:pPr>
        <w:pStyle w:val="Normal"/>
        <w:spacing w:lineRule="auto" w:line="276" w:before="0" w:after="60"/>
        <w:rPr/>
      </w:pPr>
      <w:r>
        <w:rPr/>
      </w:r>
    </w:p>
    <w:p>
      <w:pPr>
        <w:pStyle w:val="Normal"/>
        <w:spacing w:lineRule="auto" w:line="276" w:before="60" w:after="100"/>
        <w:rPr/>
      </w:pPr>
      <w:r>
        <w:rPr>
          <w:rFonts w:eastAsia="Arial" w:cs="Arial"/>
          <w:color w:val="1E293B"/>
          <w:sz w:val="20"/>
          <w:szCs w:val="20"/>
        </w:rPr>
        <w:t>The Provider shall make the CBF balance and transaction history available to the HOA Administrator via the Platform's administration dashboard on an ongoing basis, enabling real-time transparency without waiting for the Annual CBF Report.</w:t>
      </w:r>
    </w:p>
    <w:p>
      <w:pPr>
        <w:pStyle w:val="Normal"/>
        <w:spacing w:lineRule="auto" w:line="276" w:before="180" w:after="60"/>
        <w:rPr/>
      </w:pPr>
      <w:r>
        <w:rPr>
          <w:rFonts w:eastAsia="Arial" w:cs="Arial"/>
          <w:b/>
          <w:bCs/>
          <w:color w:val="3B5E8C"/>
          <w:sz w:val="20"/>
          <w:szCs w:val="20"/>
        </w:rPr>
        <w:t>F6.4  Eligible Uses of CBF</w:t>
      </w:r>
    </w:p>
    <w:p>
      <w:pPr>
        <w:pStyle w:val="Normal"/>
        <w:spacing w:lineRule="auto" w:line="276" w:before="60" w:after="100"/>
        <w:rPr/>
      </w:pPr>
      <w:r>
        <w:rPr>
          <w:rFonts w:eastAsia="Arial" w:cs="Arial"/>
          <w:color w:val="1E293B"/>
          <w:sz w:val="20"/>
          <w:szCs w:val="20"/>
        </w:rPr>
        <w:t>CBF disbursements may only be applied to purposes that directly benefit the Soralia Village community. Eligible uses include, without limitation:</w:t>
      </w:r>
    </w:p>
    <w:p>
      <w:pPr>
        <w:pStyle w:val="ListParagraph"/>
        <w:numPr>
          <w:ilvl w:val="0"/>
          <w:numId w:val="1"/>
        </w:numPr>
        <w:spacing w:lineRule="auto" w:line="276" w:before="40" w:after="40"/>
        <w:rPr/>
      </w:pPr>
      <w:r>
        <w:rPr>
          <w:rFonts w:eastAsia="Arial" w:cs="Arial"/>
          <w:color w:val="1E293B"/>
          <w:sz w:val="20"/>
          <w:szCs w:val="20"/>
        </w:rPr>
        <w:t>physical community infrastructure improvements (landscaping, signage, communal amenity upgrades, lighting);</w:t>
      </w:r>
    </w:p>
    <w:p>
      <w:pPr>
        <w:pStyle w:val="ListParagraph"/>
        <w:numPr>
          <w:ilvl w:val="0"/>
          <w:numId w:val="1"/>
        </w:numPr>
        <w:spacing w:lineRule="auto" w:line="276" w:before="40" w:after="40"/>
        <w:rPr/>
      </w:pPr>
      <w:r>
        <w:rPr>
          <w:rFonts w:eastAsia="Arial" w:cs="Arial"/>
          <w:color w:val="1E293B"/>
          <w:sz w:val="20"/>
          <w:szCs w:val="20"/>
        </w:rPr>
        <w:t>shared facility maintenance and upgrades (clubhouse, pool, park, security infrastructure);</w:t>
      </w:r>
    </w:p>
    <w:p>
      <w:pPr>
        <w:pStyle w:val="ListParagraph"/>
        <w:numPr>
          <w:ilvl w:val="0"/>
          <w:numId w:val="1"/>
        </w:numPr>
        <w:spacing w:lineRule="auto" w:line="276" w:before="40" w:after="40"/>
        <w:rPr/>
      </w:pPr>
      <w:r>
        <w:rPr>
          <w:rFonts w:eastAsia="Arial" w:cs="Arial"/>
          <w:color w:val="1E293B"/>
          <w:sz w:val="20"/>
          <w:szCs w:val="20"/>
        </w:rPr>
        <w:t>community event funding (resident events, social programmes, festive activities);</w:t>
      </w:r>
    </w:p>
    <w:p>
      <w:pPr>
        <w:pStyle w:val="ListParagraph"/>
        <w:numPr>
          <w:ilvl w:val="0"/>
          <w:numId w:val="1"/>
        </w:numPr>
        <w:spacing w:lineRule="auto" w:line="276" w:before="40" w:after="40"/>
        <w:rPr/>
      </w:pPr>
      <w:r>
        <w:rPr>
          <w:rFonts w:eastAsia="Arial" w:cs="Arial"/>
          <w:color w:val="1E293B"/>
          <w:sz w:val="20"/>
          <w:szCs w:val="20"/>
        </w:rPr>
        <w:t>resident welfare initiatives (security patrols, emergency assistance fund contributions, community safety programmes, health benefits);</w:t>
      </w:r>
    </w:p>
    <w:p>
      <w:pPr>
        <w:pStyle w:val="ListParagraph"/>
        <w:numPr>
          <w:ilvl w:val="0"/>
          <w:numId w:val="1"/>
        </w:numPr>
        <w:spacing w:lineRule="auto" w:line="276" w:before="40" w:after="40"/>
        <w:rPr/>
      </w:pPr>
      <w:r>
        <w:rPr>
          <w:rFonts w:eastAsia="Arial" w:cs="Arial"/>
          <w:color w:val="1E293B"/>
          <w:sz w:val="20"/>
          <w:szCs w:val="20"/>
        </w:rPr>
        <w:t>digital community improvements (platform feature requests that benefit all residents, community website enhancements); and</w:t>
      </w:r>
    </w:p>
    <w:p>
      <w:pPr>
        <w:pStyle w:val="ListParagraph"/>
        <w:numPr>
          <w:ilvl w:val="0"/>
          <w:numId w:val="1"/>
        </w:numPr>
        <w:spacing w:lineRule="auto" w:line="276" w:before="40" w:after="40"/>
        <w:rPr/>
      </w:pPr>
      <w:r>
        <w:rPr>
          <w:rFonts w:eastAsia="Arial" w:cs="Arial"/>
          <w:color w:val="1E293B"/>
          <w:sz w:val="20"/>
          <w:szCs w:val="20"/>
        </w:rPr>
        <w:t>educational or training initiatives for the benefit of residents.</w:t>
      </w:r>
    </w:p>
    <w:p>
      <w:pPr>
        <w:pStyle w:val="ListParagraph"/>
        <w:spacing w:lineRule="auto" w:line="276" w:before="40" w:after="40"/>
        <w:ind w:hanging="0" w:left="720"/>
        <w:rPr>
          <w:rFonts w:ascii="Arial" w:hAnsi="Arial" w:eastAsia="Arial" w:cs="Arial"/>
          <w:color w:val="1E293B"/>
          <w:sz w:val="20"/>
          <w:szCs w:val="20"/>
        </w:rPr>
      </w:pPr>
      <w:r>
        <w:rPr>
          <w:rFonts w:eastAsia="Arial" w:cs="Arial"/>
          <w:color w:val="1E293B"/>
          <w:sz w:val="20"/>
          <w:szCs w:val="20"/>
        </w:rPr>
      </w:r>
    </w:p>
    <w:p>
      <w:pPr>
        <w:pStyle w:val="Normal"/>
        <w:spacing w:lineRule="auto" w:line="276" w:before="0" w:after="6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FEF2F2" w:val="clear"/>
          </w:tcPr>
          <w:p>
            <w:pPr>
              <w:pStyle w:val="Normal"/>
              <w:spacing w:lineRule="auto" w:line="276"/>
              <w:rPr/>
            </w:pPr>
            <w:r>
              <w:rPr>
                <w:rFonts w:eastAsia="Arial" w:cs="Arial"/>
                <w:b/>
                <w:bCs/>
                <w:color w:val="DC2626"/>
                <w:sz w:val="20"/>
                <w:szCs w:val="20"/>
              </w:rPr>
              <w:t>Ineligible Uses</w:t>
            </w:r>
          </w:p>
          <w:p>
            <w:pPr>
              <w:pStyle w:val="Normal"/>
              <w:spacing w:lineRule="auto" w:line="276" w:before="0" w:after="40"/>
              <w:rPr/>
            </w:pPr>
            <w:r>
              <w:rPr/>
            </w:r>
          </w:p>
          <w:p>
            <w:pPr>
              <w:pStyle w:val="Normal"/>
              <w:spacing w:lineRule="auto" w:line="276" w:before="60" w:after="100"/>
              <w:rPr/>
            </w:pPr>
            <w:r>
              <w:rPr>
                <w:rFonts w:eastAsia="Arial" w:cs="Arial"/>
                <w:color w:val="1E293B"/>
                <w:sz w:val="20"/>
                <w:szCs w:val="20"/>
              </w:rPr>
              <w:t>CBF funds may not be used for: HOA administrative operating costs or staff salaries; legal fees in disputes between the HOA and any resident or third party; any purpose that benefits a specific individual or household to the exclusion of the broader community; political donations or contributions; or any purpose that would constitute a breach of applicable law, including the Sectional Titles Schemes Management Act or the Community Schemes Ombud Service Act.</w:t>
            </w:r>
          </w:p>
        </w:tc>
      </w:tr>
    </w:tbl>
    <w:p>
      <w:pPr>
        <w:pStyle w:val="Normal"/>
        <w:spacing w:lineRule="auto" w:line="276" w:before="180" w:after="60"/>
        <w:rPr/>
      </w:pPr>
      <w:r>
        <w:rPr>
          <w:rFonts w:eastAsia="Arial" w:cs="Arial"/>
          <w:b/>
          <w:bCs/>
          <w:color w:val="3B5E8C"/>
          <w:sz w:val="20"/>
          <w:szCs w:val="20"/>
        </w:rPr>
        <w:t>F6.5  Minimum Disbursement Threshold</w:t>
      </w:r>
    </w:p>
    <w:p>
      <w:pPr>
        <w:pStyle w:val="Normal"/>
        <w:spacing w:lineRule="auto" w:line="276" w:before="60" w:after="100"/>
        <w:rPr/>
      </w:pPr>
      <w:r>
        <w:rPr>
          <w:rFonts w:eastAsia="Arial" w:cs="Arial"/>
          <w:color w:val="1E293B"/>
          <w:sz w:val="20"/>
          <w:szCs w:val="20"/>
        </w:rPr>
        <w:t>The CBF may only be disbursed once the accumulated balance reaches or exceeds R1,000. Individual disbursements below R500 are not permitted, to avoid excessive administrative overhead. Where a community project requires a disbursement that would reduce the CBF balance below zero, the disbursement may only be made to the extent of the available balance, with the remainder funded separately by the HOA.</w:t>
      </w:r>
    </w:p>
    <w:p>
      <w:pPr>
        <w:pStyle w:val="Normal"/>
        <w:spacing w:lineRule="auto" w:line="276" w:before="180" w:after="60"/>
        <w:rPr/>
      </w:pPr>
      <w:r>
        <w:rPr>
          <w:rFonts w:eastAsia="Arial" w:cs="Arial"/>
          <w:b/>
          <w:bCs/>
          <w:color w:val="3B5E8C"/>
          <w:sz w:val="20"/>
          <w:szCs w:val="20"/>
        </w:rPr>
        <w:t>F6.6  CBF on Termination</w:t>
      </w:r>
    </w:p>
    <w:p>
      <w:pPr>
        <w:pStyle w:val="Normal"/>
        <w:spacing w:lineRule="auto" w:line="276" w:before="60" w:after="100"/>
        <w:rPr/>
      </w:pPr>
      <w:r>
        <w:rPr>
          <w:rFonts w:eastAsia="Arial" w:cs="Arial"/>
          <w:color w:val="1E293B"/>
          <w:sz w:val="20"/>
          <w:szCs w:val="20"/>
        </w:rPr>
        <w:t>Upon expiry or termination of the Main Agreement for any reason, any accumulated CBF balance shall be transferred to the HOA by EFT within thirty (30) days of the termination date, for application to community benefit purposes in accordance with this Section F6. The Provider's custodianship of the CBF ends upon transfer. If the HOA no longer exists as a legal entity at the time of termination, the CBF balance shall be dealt with in accordance with any applicable court order or agreement between the parties.</w:t>
      </w:r>
    </w:p>
    <w:p>
      <w:pPr>
        <w:pStyle w:val="Normal"/>
        <w:spacing w:lineRule="auto" w:line="276" w:before="300" w:after="100"/>
        <w:rPr/>
      </w:pPr>
      <w:r>
        <w:rPr>
          <w:rFonts w:eastAsia="Arial" w:cs="Arial"/>
          <w:b/>
          <w:bCs/>
          <w:color w:val="1A2E44"/>
          <w:sz w:val="22"/>
          <w:szCs w:val="22"/>
        </w:rPr>
        <w:t>F7. REVENUE REPORTING AND AUDIT RIGHTS</w:t>
      </w:r>
    </w:p>
    <w:p>
      <w:pPr>
        <w:pStyle w:val="Normal"/>
        <w:pBdr>
          <w:bottom w:val="single" w:sz="6" w:space="1" w:color="BFDBFE"/>
        </w:pBdr>
        <w:spacing w:lineRule="auto" w:line="276" w:before="0" w:after="120"/>
        <w:rPr/>
      </w:pPr>
      <w:r>
        <w:rPr/>
      </w:r>
    </w:p>
    <w:p>
      <w:pPr>
        <w:pStyle w:val="Normal"/>
        <w:spacing w:lineRule="auto" w:line="276" w:before="0" w:after="60"/>
        <w:rPr/>
      </w:pPr>
      <w:r>
        <w:rPr/>
      </w:r>
    </w:p>
    <w:p>
      <w:pPr>
        <w:pStyle w:val="Normal"/>
        <w:spacing w:lineRule="auto" w:line="276" w:before="180" w:after="60"/>
        <w:rPr/>
      </w:pPr>
      <w:r>
        <w:rPr>
          <w:rFonts w:eastAsia="Arial" w:cs="Arial"/>
          <w:b/>
          <w:bCs/>
          <w:color w:val="3B5E8C"/>
          <w:sz w:val="20"/>
          <w:szCs w:val="20"/>
        </w:rPr>
        <w:t>F7.1  Revenue Statement Content</w:t>
      </w:r>
    </w:p>
    <w:p>
      <w:pPr>
        <w:pStyle w:val="Normal"/>
        <w:spacing w:lineRule="auto" w:line="276" w:before="60" w:after="100"/>
        <w:rPr/>
      </w:pPr>
      <w:r>
        <w:rPr>
          <w:rFonts w:eastAsia="Arial" w:cs="Arial"/>
          <w:color w:val="1E293B"/>
          <w:sz w:val="20"/>
          <w:szCs w:val="20"/>
        </w:rPr>
        <w:t>The Provider shall issue a Revenue Statement to the HOA within thirty (30) days of the end of each Accounting Period. The Revenue Statement shall set out, for each Revenue Stream:</w:t>
      </w:r>
    </w:p>
    <w:p>
      <w:pPr>
        <w:pStyle w:val="ListParagraph"/>
        <w:numPr>
          <w:ilvl w:val="0"/>
          <w:numId w:val="1"/>
        </w:numPr>
        <w:spacing w:lineRule="auto" w:line="276" w:before="40" w:after="40"/>
        <w:rPr/>
      </w:pPr>
      <w:r>
        <w:rPr>
          <w:rFonts w:eastAsia="Arial" w:cs="Arial"/>
          <w:color w:val="1E293B"/>
          <w:sz w:val="20"/>
          <w:szCs w:val="20"/>
        </w:rPr>
        <w:t>the total Gross Revenue received during the Accounting Period;</w:t>
      </w:r>
    </w:p>
    <w:p>
      <w:pPr>
        <w:pStyle w:val="ListParagraph"/>
        <w:numPr>
          <w:ilvl w:val="0"/>
          <w:numId w:val="1"/>
        </w:numPr>
        <w:spacing w:lineRule="auto" w:line="276" w:before="40" w:after="40"/>
        <w:rPr/>
      </w:pPr>
      <w:r>
        <w:rPr>
          <w:rFonts w:eastAsia="Arial" w:cs="Arial"/>
          <w:color w:val="1E293B"/>
          <w:sz w:val="20"/>
          <w:szCs w:val="20"/>
        </w:rPr>
        <w:t>the applicable Base Tier percentage and the Base Tier amount deducted;</w:t>
      </w:r>
    </w:p>
    <w:p>
      <w:pPr>
        <w:pStyle w:val="ListParagraph"/>
        <w:numPr>
          <w:ilvl w:val="0"/>
          <w:numId w:val="1"/>
        </w:numPr>
        <w:spacing w:lineRule="auto" w:line="276" w:before="40" w:after="40"/>
        <w:rPr/>
      </w:pPr>
      <w:r>
        <w:rPr>
          <w:rFonts w:eastAsia="Arial" w:cs="Arial"/>
          <w:color w:val="1E293B"/>
          <w:sz w:val="20"/>
          <w:szCs w:val="20"/>
        </w:rPr>
        <w:t>the Distributable Surplus and the applicable split percentages;</w:t>
      </w:r>
    </w:p>
    <w:p>
      <w:pPr>
        <w:pStyle w:val="ListParagraph"/>
        <w:numPr>
          <w:ilvl w:val="0"/>
          <w:numId w:val="1"/>
        </w:numPr>
        <w:spacing w:lineRule="auto" w:line="276" w:before="40" w:after="40"/>
        <w:rPr/>
      </w:pPr>
      <w:r>
        <w:rPr>
          <w:rFonts w:eastAsia="Arial" w:cs="Arial"/>
          <w:color w:val="1E293B"/>
          <w:sz w:val="20"/>
          <w:szCs w:val="20"/>
        </w:rPr>
        <w:t>the calculated HOA Share, CBF Share, and Provider Profit Share;</w:t>
      </w:r>
    </w:p>
    <w:p>
      <w:pPr>
        <w:pStyle w:val="ListParagraph"/>
        <w:numPr>
          <w:ilvl w:val="0"/>
          <w:numId w:val="1"/>
        </w:numPr>
        <w:spacing w:lineRule="auto" w:line="276" w:before="40" w:after="40"/>
        <w:rPr/>
      </w:pPr>
      <w:r>
        <w:rPr>
          <w:rFonts w:eastAsia="Arial" w:cs="Arial"/>
          <w:color w:val="1E293B"/>
          <w:sz w:val="20"/>
          <w:szCs w:val="20"/>
        </w:rPr>
        <w:t>the HOA Share distribution method elected (offset or EFT);</w:t>
      </w:r>
    </w:p>
    <w:p>
      <w:pPr>
        <w:pStyle w:val="ListParagraph"/>
        <w:numPr>
          <w:ilvl w:val="0"/>
          <w:numId w:val="1"/>
        </w:numPr>
        <w:spacing w:lineRule="auto" w:line="276" w:before="40" w:after="40"/>
        <w:rPr/>
      </w:pPr>
      <w:r>
        <w:rPr>
          <w:rFonts w:eastAsia="Arial" w:cs="Arial"/>
          <w:color w:val="1E293B"/>
          <w:sz w:val="20"/>
          <w:szCs w:val="20"/>
        </w:rPr>
        <w:t>the CBF running balance, including opening balance, credits, disbursements, and closing balance; and</w:t>
      </w:r>
    </w:p>
    <w:p>
      <w:pPr>
        <w:pStyle w:val="ListParagraph"/>
        <w:numPr>
          <w:ilvl w:val="0"/>
          <w:numId w:val="1"/>
        </w:numPr>
        <w:spacing w:lineRule="auto" w:line="276" w:before="40" w:after="40"/>
        <w:rPr/>
      </w:pPr>
      <w:r>
        <w:rPr>
          <w:rFonts w:eastAsia="Arial" w:cs="Arial"/>
          <w:color w:val="1E293B"/>
          <w:sz w:val="20"/>
          <w:szCs w:val="20"/>
        </w:rPr>
        <w:t>any Growth Bonus payable under Section F5.4.</w:t>
      </w:r>
    </w:p>
    <w:p>
      <w:pPr>
        <w:pStyle w:val="Normal"/>
        <w:spacing w:lineRule="auto" w:line="276" w:before="180" w:after="60"/>
        <w:rPr/>
      </w:pPr>
      <w:r>
        <w:rPr>
          <w:rFonts w:eastAsia="Arial" w:cs="Arial"/>
          <w:b/>
          <w:bCs/>
          <w:color w:val="3B5E8C"/>
          <w:sz w:val="20"/>
          <w:szCs w:val="20"/>
        </w:rPr>
        <w:t>F7.2  HOA Dispute Right</w:t>
      </w:r>
    </w:p>
    <w:p>
      <w:pPr>
        <w:pStyle w:val="Normal"/>
        <w:spacing w:lineRule="auto" w:line="276" w:before="60" w:after="100"/>
        <w:rPr/>
      </w:pPr>
      <w:r>
        <w:rPr>
          <w:rFonts w:eastAsia="Arial" w:cs="Arial"/>
          <w:color w:val="1E293B"/>
          <w:sz w:val="20"/>
          <w:szCs w:val="20"/>
        </w:rPr>
        <w:t>The HOA may dispute any Revenue Statement by written notice to the Provider within sixty (60) days of receipt, setting out the specific items disputed and the basis for the dispute. Undisputed amounts shall be distributed in accordance with Section F5 regardless of any pending dispute. The parties shall use good faith efforts to resolve disputes within thirty (30) days of the dispute notice.</w:t>
      </w:r>
    </w:p>
    <w:p>
      <w:pPr>
        <w:pStyle w:val="Normal"/>
        <w:spacing w:lineRule="auto" w:line="276" w:before="180" w:after="60"/>
        <w:rPr>
          <w:rFonts w:ascii="Arial" w:hAnsi="Arial" w:eastAsia="Arial" w:cs="Arial"/>
          <w:b/>
          <w:bCs/>
          <w:color w:val="3B5E8C"/>
          <w:sz w:val="20"/>
          <w:szCs w:val="20"/>
        </w:rPr>
      </w:pPr>
      <w:r>
        <w:rPr>
          <w:rFonts w:eastAsia="Arial" w:cs="Arial"/>
          <w:b/>
          <w:bCs/>
          <w:color w:val="3B5E8C"/>
          <w:sz w:val="20"/>
          <w:szCs w:val="20"/>
        </w:rPr>
      </w:r>
    </w:p>
    <w:p>
      <w:pPr>
        <w:pStyle w:val="Normal"/>
        <w:spacing w:lineRule="auto" w:line="276" w:before="180" w:after="60"/>
        <w:rPr/>
      </w:pPr>
      <w:r>
        <w:rPr>
          <w:rFonts w:eastAsia="Arial" w:cs="Arial"/>
          <w:b/>
          <w:bCs/>
          <w:color w:val="3B5E8C"/>
          <w:sz w:val="20"/>
          <w:szCs w:val="20"/>
        </w:rPr>
        <w:t>F7.3  Audit Rights</w:t>
      </w:r>
    </w:p>
    <w:p>
      <w:pPr>
        <w:pStyle w:val="Normal"/>
        <w:spacing w:lineRule="auto" w:line="276" w:before="60" w:after="100"/>
        <w:rPr/>
      </w:pPr>
      <w:r>
        <w:rPr>
          <w:rFonts w:eastAsia="Arial" w:cs="Arial"/>
          <w:color w:val="1E293B"/>
          <w:sz w:val="20"/>
          <w:szCs w:val="20"/>
        </w:rPr>
        <w:t>The HOA shall have the right, exercisable once per Accounting Period and on no less than thirty (30) days written notice, to appoint an independent auditor (at the HOA's cost) to audit the Provider's records relating to Gross Revenue, Base Tier deductions, and Distributable Surplus calculations for the preceding Accounting Period. The Provider shall provide the auditor with reasonable access to relevant financial records, subject to appropriate confidentiality undertakings. If the audit reveals an underpayment to the HOA or CBF of more than five percent (5%) of the amounts due, the Provider shall bear the reasonable cost of the audit and shall pay the underpaid amounts plus interest at two percent (2%) per month from the date they were due.</w:t>
      </w:r>
    </w:p>
    <w:p>
      <w:pPr>
        <w:pStyle w:val="Normal"/>
        <w:spacing w:lineRule="auto" w:line="276" w:before="180" w:after="60"/>
        <w:rPr>
          <w:rFonts w:eastAsia="Arial" w:cs="Arial"/>
          <w:b/>
          <w:bCs/>
          <w:color w:val="3B5E8C"/>
          <w:sz w:val="20"/>
          <w:szCs w:val="20"/>
        </w:rPr>
      </w:pPr>
      <w:r>
        <w:rPr>
          <w:rFonts w:eastAsia="Arial" w:cs="Arial"/>
          <w:b/>
          <w:bCs/>
          <w:color w:val="3B5E8C"/>
          <w:sz w:val="20"/>
          <w:szCs w:val="20"/>
        </w:rPr>
      </w:r>
    </w:p>
    <w:p>
      <w:pPr>
        <w:pStyle w:val="Normal"/>
        <w:spacing w:lineRule="auto" w:line="276" w:before="180" w:after="60"/>
        <w:rPr/>
      </w:pPr>
      <w:r>
        <w:rPr>
          <w:rFonts w:eastAsia="Arial" w:cs="Arial"/>
          <w:b/>
          <w:bCs/>
          <w:color w:val="3B5E8C"/>
          <w:sz w:val="20"/>
          <w:szCs w:val="20"/>
        </w:rPr>
        <w:t>F7.4  Record Retention</w:t>
      </w:r>
    </w:p>
    <w:p>
      <w:pPr>
        <w:pStyle w:val="Normal"/>
        <w:spacing w:lineRule="auto" w:line="276" w:before="60" w:after="100"/>
        <w:rPr/>
      </w:pPr>
      <w:r>
        <w:rPr>
          <w:rFonts w:eastAsia="Arial" w:cs="Arial"/>
          <w:color w:val="1E293B"/>
          <w:sz w:val="20"/>
          <w:szCs w:val="20"/>
        </w:rPr>
        <w:t>The Provider shall retain all financial records relating to Revenue Streams for a period of five (5) years from the end of the relevant Accounting Period, or such longer period as may be required by applicable law.</w:t>
      </w:r>
    </w:p>
    <w:p>
      <w:pPr>
        <w:pStyle w:val="Normal"/>
        <w:spacing w:lineRule="auto" w:line="276" w:before="0" w:after="80"/>
        <w:rPr/>
      </w:pPr>
      <w:r>
        <w:rPr/>
      </w:r>
    </w:p>
    <w:p>
      <w:pPr>
        <w:pStyle w:val="Normal"/>
        <w:spacing w:lineRule="auto" w:line="276" w:before="300" w:after="100"/>
        <w:rPr/>
      </w:pPr>
      <w:r>
        <w:rPr>
          <w:rFonts w:eastAsia="Arial" w:cs="Arial"/>
          <w:b/>
          <w:bCs/>
          <w:color w:val="1A2E44"/>
          <w:sz w:val="22"/>
          <w:szCs w:val="22"/>
        </w:rPr>
        <w:t>F8. MINIMUM THRESHOLDS AND ROLLOVER</w:t>
      </w:r>
    </w:p>
    <w:p>
      <w:pPr>
        <w:pStyle w:val="Normal"/>
        <w:pBdr>
          <w:bottom w:val="single" w:sz="6" w:space="1" w:color="BFDBFE"/>
        </w:pBdr>
        <w:spacing w:lineRule="auto" w:line="276" w:before="0" w:after="120"/>
        <w:rPr/>
      </w:pPr>
      <w:r>
        <w:rPr/>
      </w:r>
    </w:p>
    <w:p>
      <w:pPr>
        <w:pStyle w:val="Normal"/>
        <w:spacing w:lineRule="auto" w:line="276" w:before="0" w:after="60"/>
        <w:rPr/>
      </w:pPr>
      <w:r>
        <w:rPr/>
      </w:r>
    </w:p>
    <w:p>
      <w:pPr>
        <w:pStyle w:val="Normal"/>
        <w:spacing w:lineRule="auto" w:line="276" w:before="60" w:after="100"/>
        <w:rPr/>
      </w:pPr>
      <w:r>
        <w:rPr>
          <w:rFonts w:eastAsia="Arial" w:cs="Arial"/>
          <w:color w:val="1E293B"/>
          <w:sz w:val="20"/>
          <w:szCs w:val="20"/>
        </w:rPr>
        <w:t>The following minimum thresholds apply to distributions under this Addendum:</w:t>
      </w:r>
    </w:p>
    <w:p>
      <w:pPr>
        <w:pStyle w:val="Normal"/>
        <w:spacing w:lineRule="auto" w:line="276" w:before="0" w:after="40"/>
        <w:rPr/>
      </w:pPr>
      <w:r>
        <w:rPr/>
      </w:r>
    </w:p>
    <w:tbl>
      <w:tblPr>
        <w:tblW w:w="9720" w:type="dxa"/>
        <w:jc w:val="left"/>
        <w:tblInd w:w="0" w:type="dxa"/>
        <w:tblLayout w:type="fixed"/>
        <w:tblCellMar>
          <w:top w:w="80" w:type="dxa"/>
          <w:left w:w="120" w:type="dxa"/>
          <w:bottom w:w="80" w:type="dxa"/>
          <w:right w:w="120" w:type="dxa"/>
        </w:tblCellMar>
      </w:tblPr>
      <w:tblGrid>
        <w:gridCol w:w="3193"/>
        <w:gridCol w:w="6526"/>
      </w:tblGrid>
      <w:tr>
        <w:trPr/>
        <w:tc>
          <w:tcPr>
            <w:tcW w:w="3193"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HOA Share Minimum Threshold</w:t>
            </w:r>
          </w:p>
        </w:tc>
        <w:tc>
          <w:tcPr>
            <w:tcW w:w="6526"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R 500 per Accounting Period</w:t>
            </w:r>
          </w:p>
        </w:tc>
      </w:tr>
      <w:tr>
        <w:trPr/>
        <w:tc>
          <w:tcPr>
            <w:tcW w:w="3193"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CBF Minimum Disbursement</w:t>
            </w:r>
          </w:p>
        </w:tc>
        <w:tc>
          <w:tcPr>
            <w:tcW w:w="6526"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R 1,000 accumulated balance required before disbursement</w:t>
            </w:r>
          </w:p>
        </w:tc>
      </w:tr>
      <w:tr>
        <w:trPr/>
        <w:tc>
          <w:tcPr>
            <w:tcW w:w="3193"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CBF Minimum Single Disbursement</w:t>
            </w:r>
          </w:p>
        </w:tc>
        <w:tc>
          <w:tcPr>
            <w:tcW w:w="6526"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R 500 per approved disbursement</w:t>
            </w:r>
          </w:p>
        </w:tc>
      </w:tr>
      <w:tr>
        <w:trPr/>
        <w:tc>
          <w:tcPr>
            <w:tcW w:w="3193"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Audit Trigger Threshold</w:t>
            </w:r>
          </w:p>
        </w:tc>
        <w:tc>
          <w:tcPr>
            <w:tcW w:w="6526"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Underpayment of &gt; 5% of amounts due</w:t>
            </w:r>
          </w:p>
        </w:tc>
      </w:tr>
      <w:tr>
        <w:trPr/>
        <w:tc>
          <w:tcPr>
            <w:tcW w:w="3193"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Growth Bonus Trigger</w:t>
            </w:r>
          </w:p>
        </w:tc>
        <w:tc>
          <w:tcPr>
            <w:tcW w:w="6526"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Active Household Licence Count crosses a tier threshold</w:t>
            </w:r>
          </w:p>
        </w:tc>
      </w:tr>
    </w:tbl>
    <w:p>
      <w:pPr>
        <w:pStyle w:val="Normal"/>
        <w:spacing w:lineRule="auto" w:line="276" w:before="0" w:after="60"/>
        <w:rPr/>
      </w:pPr>
      <w:r>
        <w:rPr/>
      </w:r>
    </w:p>
    <w:p>
      <w:pPr>
        <w:pStyle w:val="Normal"/>
        <w:spacing w:lineRule="auto" w:line="276" w:before="60" w:after="100"/>
        <w:rPr/>
      </w:pPr>
      <w:r>
        <w:rPr>
          <w:rFonts w:eastAsia="Arial" w:cs="Arial"/>
          <w:color w:val="1E293B"/>
          <w:sz w:val="20"/>
          <w:szCs w:val="20"/>
        </w:rPr>
        <w:t>Where the HOA Share for an Accounting Period falls below the Minimum Distribution Threshold (R500), the amount shall roll forward and accumulate with the HOA Share for the following Accounting Period. Rollover amounts do not accrue interest. Where the CBF balance falls below the Minimum Disbursement Threshold at the end of an Accounting Period, the balance carries forward to the next period.</w:t>
      </w:r>
    </w:p>
    <w:p>
      <w:pPr>
        <w:pStyle w:val="Normal"/>
        <w:spacing w:lineRule="auto" w:line="276" w:before="0" w:after="80"/>
        <w:rPr/>
      </w:pPr>
      <w:r>
        <w:rPr/>
      </w:r>
    </w:p>
    <w:p>
      <w:pPr>
        <w:pStyle w:val="Normal"/>
        <w:spacing w:lineRule="auto" w:line="276" w:before="300" w:after="100"/>
        <w:rPr/>
      </w:pPr>
      <w:r>
        <w:rPr>
          <w:rFonts w:eastAsia="Arial" w:cs="Arial"/>
          <w:b/>
          <w:bCs/>
          <w:color w:val="1A2E44"/>
          <w:sz w:val="22"/>
          <w:szCs w:val="22"/>
        </w:rPr>
        <w:t>F9. NEW REVENUE STREAMS</w:t>
      </w:r>
    </w:p>
    <w:p>
      <w:pPr>
        <w:pStyle w:val="Normal"/>
        <w:pBdr>
          <w:bottom w:val="single" w:sz="6" w:space="1" w:color="BFDBFE"/>
        </w:pBdr>
        <w:spacing w:lineRule="auto" w:line="276" w:before="0" w:after="120"/>
        <w:rPr/>
      </w:pPr>
      <w:r>
        <w:rPr/>
      </w:r>
    </w:p>
    <w:p>
      <w:pPr>
        <w:pStyle w:val="Normal"/>
        <w:spacing w:lineRule="auto" w:line="276" w:before="0" w:after="60"/>
        <w:rPr/>
      </w:pPr>
      <w:r>
        <w:rPr/>
      </w:r>
    </w:p>
    <w:p>
      <w:pPr>
        <w:pStyle w:val="Normal"/>
        <w:spacing w:lineRule="auto" w:line="276" w:before="60" w:after="100"/>
        <w:rPr/>
      </w:pPr>
      <w:r>
        <w:rPr>
          <w:rFonts w:eastAsia="Arial" w:cs="Arial"/>
          <w:color w:val="1E293B"/>
          <w:sz w:val="20"/>
          <w:szCs w:val="20"/>
        </w:rPr>
        <w:t>Where the Provider introduces a new revenue stream not contemplated in the Revenue Split Schedule (Section F3) during the Term of the Main Agreement, the following default treatment applies pending agreement of a specific split:</w:t>
      </w:r>
    </w:p>
    <w:p>
      <w:pPr>
        <w:pStyle w:val="ListParagraph"/>
        <w:numPr>
          <w:ilvl w:val="0"/>
          <w:numId w:val="1"/>
        </w:numPr>
        <w:spacing w:lineRule="auto" w:line="276" w:before="40" w:after="40"/>
        <w:rPr/>
      </w:pPr>
      <w:r>
        <w:rPr>
          <w:rFonts w:eastAsia="Arial" w:cs="Arial"/>
          <w:color w:val="1E293B"/>
          <w:sz w:val="20"/>
          <w:szCs w:val="20"/>
        </w:rPr>
        <w:t>The Provider shall notify the HOA in writing at least thirty (30) days before activating the new revenue stream on the Platform;</w:t>
      </w:r>
    </w:p>
    <w:p>
      <w:pPr>
        <w:pStyle w:val="ListParagraph"/>
        <w:numPr>
          <w:ilvl w:val="0"/>
          <w:numId w:val="1"/>
        </w:numPr>
        <w:spacing w:lineRule="auto" w:line="276" w:before="40" w:after="40"/>
        <w:rPr/>
      </w:pPr>
      <w:r>
        <w:rPr>
          <w:rFonts w:eastAsia="Arial" w:cs="Arial"/>
          <w:color w:val="1E293B"/>
          <w:sz w:val="20"/>
          <w:szCs w:val="20"/>
        </w:rPr>
        <w:t>The new stream shall, by default, be treated as a Value-Added Service stream under Group 5 of the Revenue Split Schedule (50% Base Tier; Distributable Surplus split 30% Provider / 40% HOA / 30% CBF);</w:t>
      </w:r>
    </w:p>
    <w:p>
      <w:pPr>
        <w:pStyle w:val="ListParagraph"/>
        <w:numPr>
          <w:ilvl w:val="0"/>
          <w:numId w:val="1"/>
        </w:numPr>
        <w:spacing w:lineRule="auto" w:line="276" w:before="40" w:after="40"/>
        <w:rPr/>
      </w:pPr>
      <w:r>
        <w:rPr>
          <w:rFonts w:eastAsia="Arial" w:cs="Arial"/>
          <w:color w:val="1E293B"/>
          <w:sz w:val="20"/>
          <w:szCs w:val="20"/>
        </w:rPr>
        <w:t>The parties shall negotiate in good faith a specific split for the new stream within sixty (60) days of activation, documented by written amendment to this Addendum; and</w:t>
      </w:r>
    </w:p>
    <w:p>
      <w:pPr>
        <w:pStyle w:val="ListParagraph"/>
        <w:numPr>
          <w:ilvl w:val="0"/>
          <w:numId w:val="1"/>
        </w:numPr>
        <w:spacing w:lineRule="auto" w:line="276" w:before="40" w:after="40"/>
        <w:rPr/>
      </w:pPr>
      <w:r>
        <w:rPr>
          <w:rFonts w:eastAsia="Arial" w:cs="Arial"/>
          <w:color w:val="1E293B"/>
          <w:sz w:val="20"/>
          <w:szCs w:val="20"/>
        </w:rPr>
        <w:t>Until a specific split is agreed, the default Group 5 treatment applies. If no agreement is reached within ninety (90) days, either party may refer the matter to mediation under Section 13 of the Main Agreement.</w:t>
      </w:r>
    </w:p>
    <w:p>
      <w:pPr>
        <w:pStyle w:val="Normal"/>
        <w:spacing w:lineRule="auto" w:line="276" w:before="0" w:after="80"/>
        <w:rPr/>
      </w:pPr>
      <w:r>
        <w:rPr/>
      </w:r>
    </w:p>
    <w:p>
      <w:pPr>
        <w:pStyle w:val="Normal"/>
        <w:spacing w:lineRule="auto" w:line="276" w:before="0" w:after="80"/>
        <w:rPr/>
      </w:pPr>
      <w:r>
        <w:rPr/>
      </w:r>
    </w:p>
    <w:p>
      <w:pPr>
        <w:pStyle w:val="Normal"/>
        <w:spacing w:lineRule="auto" w:line="276" w:before="300" w:after="100"/>
        <w:rPr/>
      </w:pPr>
      <w:r>
        <w:rPr>
          <w:rFonts w:eastAsia="Arial" w:cs="Arial"/>
          <w:b/>
          <w:bCs/>
          <w:color w:val="1A2E44"/>
          <w:sz w:val="22"/>
          <w:szCs w:val="22"/>
        </w:rPr>
        <w:t>F10. REVIEW, AMENDMENT, AND SUNSET</w:t>
      </w:r>
    </w:p>
    <w:p>
      <w:pPr>
        <w:pStyle w:val="Normal"/>
        <w:pBdr>
          <w:bottom w:val="single" w:sz="6" w:space="1" w:color="BFDBFE"/>
        </w:pBdr>
        <w:spacing w:lineRule="auto" w:line="276" w:before="0" w:after="120"/>
        <w:rPr/>
      </w:pPr>
      <w:r>
        <w:rPr/>
      </w:r>
    </w:p>
    <w:p>
      <w:pPr>
        <w:pStyle w:val="Normal"/>
        <w:spacing w:lineRule="auto" w:line="276" w:before="0" w:after="60"/>
        <w:rPr/>
      </w:pPr>
      <w:r>
        <w:rPr/>
      </w:r>
    </w:p>
    <w:p>
      <w:pPr>
        <w:pStyle w:val="Normal"/>
        <w:spacing w:lineRule="auto" w:line="276" w:before="180" w:after="60"/>
        <w:rPr/>
      </w:pPr>
      <w:r>
        <w:rPr>
          <w:rFonts w:eastAsia="Arial" w:cs="Arial"/>
          <w:b/>
          <w:bCs/>
          <w:color w:val="3B5E8C"/>
          <w:sz w:val="20"/>
          <w:szCs w:val="20"/>
        </w:rPr>
        <w:t>F10.1  Annual Review</w:t>
      </w:r>
    </w:p>
    <w:p>
      <w:pPr>
        <w:pStyle w:val="Normal"/>
        <w:spacing w:lineRule="auto" w:line="276" w:before="60" w:after="100"/>
        <w:rPr/>
      </w:pPr>
      <w:r>
        <w:rPr>
          <w:rFonts w:eastAsia="Arial" w:cs="Arial"/>
          <w:color w:val="1E293B"/>
          <w:sz w:val="20"/>
          <w:szCs w:val="20"/>
        </w:rPr>
        <w:t>The parties shall conduct a joint review of the Revenue Split Schedule at the end of each Accounting Period, coinciding with the Main Agreement renewal. Either party may propose amendments to the split percentages, Base Tier rates, or threshold amounts. Amendments require written agreement signed by authorized representatives of both parties. No amendment to this Addendum takes effect unless executed in writing.</w:t>
      </w:r>
    </w:p>
    <w:p>
      <w:pPr>
        <w:pStyle w:val="Normal"/>
        <w:spacing w:lineRule="auto" w:line="276" w:before="180" w:after="60"/>
        <w:rPr/>
      </w:pPr>
      <w:r>
        <w:rPr>
          <w:rFonts w:eastAsia="Arial" w:cs="Arial"/>
          <w:b/>
          <w:bCs/>
          <w:color w:val="3B5E8C"/>
          <w:sz w:val="20"/>
          <w:szCs w:val="20"/>
        </w:rPr>
        <w:t>F10.2  Material Change</w:t>
      </w:r>
    </w:p>
    <w:p>
      <w:pPr>
        <w:pStyle w:val="Normal"/>
        <w:spacing w:lineRule="auto" w:line="276" w:before="60" w:after="100"/>
        <w:rPr/>
      </w:pPr>
      <w:r>
        <w:rPr>
          <w:rFonts w:eastAsia="Arial" w:cs="Arial"/>
          <w:color w:val="1E293B"/>
          <w:sz w:val="20"/>
          <w:szCs w:val="20"/>
        </w:rPr>
        <w:t>Where there is a material change in the Platform's cost structure, regulatory environment, or revenue model that makes the current Revenue Split Schedule materially inequitable to either party, the affected party may request an extraordinary review by written notice. The parties shall meet within thirty (30) days of such notice and negotiate in good faith.</w:t>
      </w:r>
    </w:p>
    <w:p>
      <w:pPr>
        <w:pStyle w:val="Normal"/>
        <w:spacing w:lineRule="auto" w:line="276" w:before="180" w:after="60"/>
        <w:rPr/>
      </w:pPr>
      <w:r>
        <w:rPr>
          <w:rFonts w:eastAsia="Arial" w:cs="Arial"/>
          <w:b/>
          <w:bCs/>
          <w:color w:val="3B5E8C"/>
          <w:sz w:val="20"/>
          <w:szCs w:val="20"/>
        </w:rPr>
        <w:t>F10.3  Survival</w:t>
      </w:r>
    </w:p>
    <w:p>
      <w:pPr>
        <w:pStyle w:val="Normal"/>
        <w:spacing w:lineRule="auto" w:line="276" w:before="60" w:after="100"/>
        <w:rPr/>
      </w:pPr>
      <w:r>
        <w:rPr>
          <w:rFonts w:eastAsia="Arial" w:cs="Arial"/>
          <w:color w:val="1E293B"/>
          <w:sz w:val="20"/>
          <w:szCs w:val="20"/>
        </w:rPr>
        <w:t>The obligation to issue Revenue Statements, distribute HOA Shares, credit CBF balances, and transfer the CBF balance on termination shall survive expiry or termination of the Main Agreement until all amounts are settled. The audit rights in Section F7 shall survive for the retention period specified in Section F7.4.</w:t>
      </w:r>
    </w:p>
    <w:p>
      <w:pPr>
        <w:pStyle w:val="Normal"/>
        <w:spacing w:lineRule="auto" w:line="276" w:before="0" w:after="80"/>
        <w:rPr/>
      </w:pPr>
      <w:r>
        <w:rPr/>
      </w:r>
    </w:p>
    <w:p>
      <w:pPr>
        <w:pStyle w:val="Normal"/>
        <w:spacing w:lineRule="auto" w:line="276" w:before="300" w:after="100"/>
        <w:rPr/>
      </w:pPr>
      <w:r>
        <w:rPr>
          <w:rFonts w:eastAsia="Arial" w:cs="Arial"/>
          <w:b/>
          <w:bCs/>
          <w:color w:val="1A2E44"/>
          <w:sz w:val="22"/>
          <w:szCs w:val="22"/>
        </w:rPr>
        <w:t>F11. EXECUTION</w:t>
      </w:r>
    </w:p>
    <w:p>
      <w:pPr>
        <w:pStyle w:val="Normal"/>
        <w:pBdr>
          <w:bottom w:val="single" w:sz="6" w:space="1" w:color="BFDBFE"/>
        </w:pBdr>
        <w:spacing w:lineRule="auto" w:line="276" w:before="0" w:after="120"/>
        <w:rPr/>
      </w:pPr>
      <w:r>
        <w:rPr/>
      </w:r>
    </w:p>
    <w:p>
      <w:pPr>
        <w:pStyle w:val="Normal"/>
        <w:spacing w:lineRule="auto" w:line="276" w:before="0" w:after="60"/>
        <w:rPr/>
      </w:pPr>
      <w:r>
        <w:rPr/>
      </w:r>
    </w:p>
    <w:p>
      <w:pPr>
        <w:pStyle w:val="Normal"/>
        <w:spacing w:lineRule="auto" w:line="276" w:before="60" w:after="100"/>
        <w:rPr/>
      </w:pPr>
      <w:r>
        <w:rPr>
          <w:rFonts w:eastAsia="Arial" w:cs="Arial"/>
          <w:color w:val="1E293B"/>
          <w:sz w:val="20"/>
          <w:szCs w:val="20"/>
        </w:rPr>
        <w:t>IN WITNESS WHEREOF, the parties have caused this Revenue Sharing Addendum to be executed by their duly authorized representatives as of the Addendum Effective Date set out on the cover page.</w:t>
      </w:r>
    </w:p>
    <w:p>
      <w:pPr>
        <w:pStyle w:val="Normal"/>
        <w:spacing w:lineRule="auto" w:line="276" w:before="0" w:after="100"/>
        <w:rPr/>
      </w:pPr>
      <w:r>
        <w:rPr/>
      </w:r>
    </w:p>
    <w:tbl>
      <w:tblPr>
        <w:tblW w:w="9720" w:type="dxa"/>
        <w:jc w:val="left"/>
        <w:tblInd w:w="0" w:type="dxa"/>
        <w:tblLayout w:type="fixed"/>
        <w:tblCellMar>
          <w:top w:w="160" w:type="dxa"/>
          <w:left w:w="200" w:type="dxa"/>
          <w:bottom w:w="200" w:type="dxa"/>
          <w:right w:w="200" w:type="dxa"/>
        </w:tblCellMar>
      </w:tblPr>
      <w:tblGrid>
        <w:gridCol w:w="4680"/>
        <w:gridCol w:w="353"/>
        <w:gridCol w:w="4687"/>
      </w:tblGrid>
      <w:tr>
        <w:trPr/>
        <w:tc>
          <w:tcPr>
            <w:tcW w:w="4680" w:type="dxa"/>
            <w:tcBorders/>
            <w:shd w:fill="EFF6FF" w:val="clear"/>
          </w:tcPr>
          <w:p>
            <w:pPr>
              <w:pStyle w:val="Normal"/>
              <w:rPr>
                <w:rFonts w:eastAsia="Arial" w:cs="Arial"/>
                <w:b/>
                <w:bCs/>
                <w:color w:val="1A2E44"/>
                <w:sz w:val="20"/>
                <w:szCs w:val="20"/>
              </w:rPr>
            </w:pPr>
            <w:r>
              <w:rPr>
                <w:rFonts w:eastAsia="Arial" w:cs="Arial"/>
                <w:b/>
                <w:bCs/>
                <w:color w:val="1A2E44"/>
                <w:sz w:val="20"/>
                <w:szCs w:val="20"/>
              </w:rPr>
              <w:t>NETBONES SOLUTIONS PTY LTD</w:t>
            </w:r>
          </w:p>
          <w:p>
            <w:pPr>
              <w:pStyle w:val="Normal"/>
              <w:spacing w:before="0" w:after="120"/>
              <w:rPr/>
            </w:pPr>
            <w:r>
              <w:rPr/>
            </w:r>
          </w:p>
          <w:p>
            <w:pPr>
              <w:pStyle w:val="Normal"/>
              <w:pBdr>
                <w:bottom w:val="single" w:sz="4" w:space="1" w:color="1A2E44"/>
              </w:pBdr>
              <w:rPr>
                <w:sz w:val="20"/>
                <w:szCs w:val="20"/>
              </w:rPr>
            </w:pPr>
            <w:r>
              <w:rPr>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Signature</w:t>
            </w:r>
          </w:p>
          <w:p>
            <w:pPr>
              <w:pStyle w:val="Normal"/>
              <w:spacing w:before="0" w:after="80"/>
              <w:rPr/>
            </w:pPr>
            <w:r>
              <w:rPr/>
            </w:r>
          </w:p>
          <w:p>
            <w:pPr>
              <w:pStyle w:val="Normal"/>
              <w:pBdr>
                <w:bottom w:val="single" w:sz="4" w:space="1" w:color="1A2E44"/>
              </w:pBdr>
              <w:rPr>
                <w:sz w:val="20"/>
                <w:szCs w:val="20"/>
              </w:rPr>
            </w:pPr>
            <w:r>
              <w:rPr>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Full Name &amp; Title</w:t>
            </w:r>
          </w:p>
          <w:p>
            <w:pPr>
              <w:pStyle w:val="Normal"/>
              <w:spacing w:before="0" w:after="80"/>
              <w:rPr/>
            </w:pPr>
            <w:r>
              <w:rPr/>
            </w:r>
          </w:p>
          <w:p>
            <w:pPr>
              <w:pStyle w:val="Normal"/>
              <w:pBdr>
                <w:bottom w:val="single" w:sz="4" w:space="1" w:color="1A2E44"/>
              </w:pBdr>
              <w:rPr>
                <w:sz w:val="20"/>
                <w:szCs w:val="20"/>
              </w:rPr>
            </w:pPr>
            <w:r>
              <w:rPr>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Date</w:t>
            </w:r>
          </w:p>
        </w:tc>
        <w:tc>
          <w:tcPr>
            <w:tcW w:w="353" w:type="dxa"/>
            <w:tcBorders/>
            <w:tcMar>
              <w:top w:w="0" w:type="dxa"/>
              <w:left w:w="108" w:type="dxa"/>
              <w:bottom w:w="0" w:type="dxa"/>
              <w:right w:w="108" w:type="dxa"/>
            </w:tcMar>
          </w:tcPr>
          <w:p>
            <w:pPr>
              <w:pStyle w:val="Normal"/>
              <w:rPr/>
            </w:pPr>
            <w:r>
              <w:rPr/>
            </w:r>
          </w:p>
        </w:tc>
        <w:tc>
          <w:tcPr>
            <w:tcW w:w="4687" w:type="dxa"/>
            <w:tcBorders/>
            <w:shd w:fill="EFF6FF" w:val="clear"/>
          </w:tcPr>
          <w:p>
            <w:pPr>
              <w:pStyle w:val="Normal"/>
              <w:rPr>
                <w:rFonts w:eastAsia="Arial" w:cs="Arial"/>
                <w:b/>
                <w:bCs/>
                <w:color w:val="1A2E44"/>
                <w:sz w:val="20"/>
                <w:szCs w:val="20"/>
              </w:rPr>
            </w:pPr>
            <w:r>
              <w:rPr>
                <w:rFonts w:eastAsia="Arial" w:cs="Arial"/>
                <w:b/>
                <w:bCs/>
                <w:color w:val="1A2E44"/>
                <w:sz w:val="20"/>
                <w:szCs w:val="20"/>
              </w:rPr>
              <w:t>SORALIA VILLAGE HOMEOWNERS ASSOCIATION</w:t>
            </w:r>
          </w:p>
          <w:p>
            <w:pPr>
              <w:pStyle w:val="Normal"/>
              <w:spacing w:before="0" w:after="120"/>
              <w:rPr/>
            </w:pPr>
            <w:r>
              <w:rPr/>
            </w:r>
          </w:p>
          <w:p>
            <w:pPr>
              <w:pStyle w:val="Normal"/>
              <w:pBdr>
                <w:bottom w:val="single" w:sz="4" w:space="1" w:color="1A2E44"/>
              </w:pBdr>
              <w:rPr>
                <w:sz w:val="20"/>
                <w:szCs w:val="20"/>
              </w:rPr>
            </w:pPr>
            <w:r>
              <w:rPr>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Signature</w:t>
            </w:r>
          </w:p>
          <w:p>
            <w:pPr>
              <w:pStyle w:val="Normal"/>
              <w:spacing w:before="0" w:after="80"/>
              <w:rPr/>
            </w:pPr>
            <w:r>
              <w:rPr/>
            </w:r>
          </w:p>
          <w:p>
            <w:pPr>
              <w:pStyle w:val="Normal"/>
              <w:pBdr>
                <w:bottom w:val="single" w:sz="4" w:space="1" w:color="1A2E44"/>
              </w:pBdr>
              <w:rPr>
                <w:sz w:val="20"/>
                <w:szCs w:val="20"/>
              </w:rPr>
            </w:pPr>
            <w:r>
              <w:rPr>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Full Name &amp; Title</w:t>
            </w:r>
          </w:p>
          <w:p>
            <w:pPr>
              <w:pStyle w:val="Normal"/>
              <w:spacing w:before="0" w:after="80"/>
              <w:rPr/>
            </w:pPr>
            <w:r>
              <w:rPr/>
            </w:r>
          </w:p>
          <w:p>
            <w:pPr>
              <w:pStyle w:val="Normal"/>
              <w:pBdr>
                <w:bottom w:val="single" w:sz="4" w:space="1" w:color="1A2E44"/>
              </w:pBdr>
              <w:rPr>
                <w:sz w:val="20"/>
                <w:szCs w:val="20"/>
              </w:rPr>
            </w:pPr>
            <w:r>
              <w:rPr>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Date</w:t>
            </w:r>
          </w:p>
        </w:tc>
      </w:tr>
    </w:tbl>
    <w:p>
      <w:pPr>
        <w:pStyle w:val="Normal"/>
        <w:spacing w:before="0" w:after="120"/>
        <w:rPr/>
      </w:pPr>
      <w:r>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BodyText"/>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0" w:after="40"/>
        <w:jc w:val="center"/>
        <w:rPr>
          <w:rFonts w:eastAsia="Arial" w:cs="Arial"/>
          <w:b/>
          <w:bCs/>
          <w:caps/>
          <w:color w:val="2563EB"/>
          <w:sz w:val="52"/>
          <w:szCs w:val="52"/>
        </w:rPr>
      </w:pPr>
      <w:r>
        <w:rPr>
          <w:rFonts w:eastAsia="Arial" w:cs="Arial"/>
          <w:b/>
          <w:bCs/>
          <w:caps/>
          <w:color w:val="2563EB"/>
          <w:sz w:val="52"/>
          <w:szCs w:val="52"/>
        </w:rPr>
        <w:t>SCHEDULE G</w:t>
      </w:r>
    </w:p>
    <w:p>
      <w:pPr>
        <w:pStyle w:val="Normal"/>
        <w:spacing w:before="0" w:after="60"/>
        <w:jc w:val="center"/>
        <w:rPr>
          <w:rFonts w:eastAsia="Arial" w:cs="Arial"/>
          <w:b/>
          <w:bCs/>
          <w:caps/>
          <w:color w:val="1A2E44"/>
          <w:sz w:val="36"/>
          <w:szCs w:val="36"/>
        </w:rPr>
      </w:pPr>
      <w:r>
        <w:rPr>
          <w:rFonts w:eastAsia="Arial" w:cs="Arial"/>
          <w:b/>
          <w:bCs/>
          <w:caps/>
          <w:color w:val="1A2E44"/>
          <w:sz w:val="36"/>
          <w:szCs w:val="36"/>
        </w:rPr>
        <w:t>ADDENDUM: DATA SUBJECT RIGHTS &amp; DWALLET MONETIZATION</w:t>
      </w:r>
    </w:p>
    <w:p>
      <w:pPr>
        <w:pStyle w:val="Normal"/>
        <w:pBdr>
          <w:bottom w:val="single" w:sz="6" w:space="1" w:color="2563EB"/>
        </w:pBdr>
        <w:spacing w:before="0" w:after="120"/>
        <w:rPr/>
      </w:pPr>
      <w:r>
        <w:rPr/>
      </w:r>
    </w:p>
    <w:p>
      <w:pPr>
        <w:pStyle w:val="Normal"/>
        <w:spacing w:before="0" w:after="80"/>
        <w:rPr/>
      </w:pPr>
      <w:r>
        <w:rPr/>
      </w:r>
    </w:p>
    <w:p>
      <w:pPr>
        <w:pStyle w:val="Normal"/>
        <w:spacing w:before="0" w:after="40"/>
        <w:jc w:val="center"/>
        <w:rPr>
          <w:rFonts w:eastAsia="Arial" w:cs="Arial"/>
          <w:b/>
          <w:bCs/>
          <w:i/>
          <w:i/>
          <w:iCs/>
          <w:color w:val="1A2E44"/>
          <w:sz w:val="26"/>
          <w:szCs w:val="26"/>
        </w:rPr>
      </w:pPr>
      <w:r>
        <w:rPr>
          <w:rFonts w:eastAsia="Arial" w:cs="Arial"/>
          <w:b/>
          <w:bCs/>
          <w:i/>
          <w:iCs/>
          <w:color w:val="1A2E44"/>
          <w:sz w:val="26"/>
          <w:szCs w:val="26"/>
        </w:rPr>
        <w:t>Soralia Village Directory Platform</w:t>
      </w:r>
    </w:p>
    <w:p>
      <w:pPr>
        <w:pStyle w:val="Normal"/>
        <w:spacing w:before="0" w:after="240"/>
        <w:jc w:val="center"/>
        <w:rPr>
          <w:rFonts w:eastAsia="Arial" w:cs="Arial"/>
          <w:color w:val="3B5E8C"/>
          <w:sz w:val="20"/>
          <w:szCs w:val="20"/>
        </w:rPr>
      </w:pPr>
      <w:r>
        <w:rPr>
          <w:rFonts w:eastAsia="Arial" w:cs="Arial"/>
          <w:color w:val="3B5E8C"/>
          <w:sz w:val="20"/>
          <w:szCs w:val="20"/>
        </w:rPr>
        <w:t>Netbones Solutions Pty Ltd  ×  Soralia Village Homeowners Association</w:t>
      </w:r>
    </w:p>
    <w:p>
      <w:pPr>
        <w:pStyle w:val="Normal"/>
        <w:spacing w:before="0" w:after="6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jc w:val="center"/>
              <w:rPr>
                <w:rFonts w:eastAsia="Arial" w:cs="Arial"/>
                <w:i/>
                <w:i/>
                <w:iCs/>
                <w:color w:val="1E293B"/>
                <w:sz w:val="19"/>
                <w:szCs w:val="19"/>
              </w:rPr>
            </w:pPr>
            <w:r>
              <w:rPr>
                <w:rFonts w:eastAsia="Arial" w:cs="Arial"/>
                <w:i/>
                <w:iCs/>
                <w:color w:val="1E293B"/>
                <w:sz w:val="19"/>
                <w:szCs w:val="19"/>
              </w:rPr>
              <w:t>This Addendum forms part of the SaaS License Agreement (SVD-2026-001) and is subject to all terms thereof.</w:t>
            </w:r>
          </w:p>
          <w:p>
            <w:pPr>
              <w:pStyle w:val="Normal"/>
              <w:spacing w:before="0" w:after="40"/>
              <w:rPr/>
            </w:pPr>
            <w:r>
              <w:rPr/>
            </w:r>
          </w:p>
          <w:p>
            <w:pPr>
              <w:pStyle w:val="Normal"/>
              <w:jc w:val="center"/>
              <w:rPr>
                <w:rFonts w:eastAsia="Arial" w:cs="Arial"/>
                <w:color w:val="1E293B"/>
                <w:sz w:val="19"/>
                <w:szCs w:val="19"/>
              </w:rPr>
            </w:pPr>
            <w:r>
              <w:rPr>
                <w:rFonts w:eastAsia="Arial" w:cs="Arial"/>
                <w:color w:val="1E293B"/>
                <w:sz w:val="19"/>
                <w:szCs w:val="19"/>
              </w:rPr>
              <w:t>Addendum Effective Date: ___________________________     Version: 1.0</w:t>
            </w:r>
          </w:p>
        </w:tc>
      </w:tr>
    </w:tbl>
    <w:p>
      <w:pPr>
        <w:pStyle w:val="Normal"/>
        <w:spacing w:before="0" w:after="200"/>
        <w:rPr/>
      </w:pPr>
      <w:r>
        <w:rPr/>
      </w:r>
    </w:p>
    <w:p>
      <w:pPr>
        <w:pStyle w:val="Normal"/>
        <w:jc w:val="center"/>
        <w:rPr/>
      </w:pPr>
      <w:r>
        <w:rPr>
          <w:rStyle w:val="Strong"/>
          <w:rFonts w:eastAsia="Arial" w:cs="Arial"/>
          <w:b/>
          <w:bCs/>
          <w:caps/>
          <w:color w:val="3B5E8C"/>
          <w:sz w:val="17"/>
          <w:szCs w:val="17"/>
        </w:rPr>
        <w:t>CONFIDENTIAL — FOR AUTHORIZED PARTIES ONLY</w:t>
      </w:r>
    </w:p>
    <w:p>
      <w:pPr>
        <w:pStyle w:val="BodyText"/>
        <w:spacing w:before="120" w:after="40"/>
        <w:jc w:val="center"/>
        <w:rPr>
          <w:rFonts w:eastAsia="Arial" w:cs="Arial"/>
          <w:b/>
          <w:bCs/>
          <w:caps/>
          <w:color w:val="3B5E8C"/>
          <w:sz w:val="20"/>
          <w:szCs w:val="20"/>
        </w:rPr>
      </w:pPr>
      <w:r>
        <w:rPr>
          <w:rFonts w:eastAsia="Arial" w:cs="Arial"/>
          <w:b/>
          <w:bCs/>
          <w:caps/>
          <w:color w:val="3B5E8C"/>
          <w:sz w:val="20"/>
          <w:szCs w:val="20"/>
        </w:rPr>
      </w:r>
    </w:p>
    <w:p>
      <w:pPr>
        <w:pStyle w:val="BodyText"/>
        <w:spacing w:before="120" w:after="40"/>
        <w:jc w:val="center"/>
        <w:rPr>
          <w:rFonts w:eastAsia="Arial" w:cs="Arial"/>
          <w:caps/>
          <w:color w:val="3B5E8C"/>
          <w:sz w:val="20"/>
          <w:szCs w:val="20"/>
        </w:rPr>
      </w:pPr>
      <w:r>
        <w:rPr>
          <w:rFonts w:eastAsia="Arial" w:cs="Arial"/>
          <w:caps/>
          <w:color w:val="3B5E8C"/>
          <w:sz w:val="20"/>
          <w:szCs w:val="20"/>
        </w:rPr>
      </w:r>
      <w:r>
        <w:br w:type="page"/>
      </w:r>
    </w:p>
    <w:p>
      <w:pPr>
        <w:pStyle w:val="BodyText"/>
        <w:spacing w:before="0" w:after="40"/>
        <w:jc w:val="center"/>
        <w:rPr>
          <w:rFonts w:eastAsia="Arial" w:cs="Arial"/>
          <w:caps/>
          <w:color w:val="3B5E8C"/>
          <w:sz w:val="20"/>
          <w:szCs w:val="20"/>
        </w:rPr>
      </w:pPr>
      <w:r>
        <w:rPr>
          <w:rFonts w:eastAsia="Arial" w:cs="Arial"/>
          <w:caps/>
          <w:color w:val="3B5E8C"/>
          <w:sz w:val="20"/>
          <w:szCs w:val="20"/>
        </w:rPr>
      </w:r>
    </w:p>
    <w:p>
      <w:pPr>
        <w:pStyle w:val="BodyText"/>
        <w:ind w:hanging="0" w:left="0" w:right="0"/>
        <w:rPr/>
      </w:pPr>
      <w:r>
        <w:rPr>
          <w:rStyle w:val="Strong"/>
          <w:color w:val="3B5E8C"/>
        </w:rPr>
        <w:t>G1. PURPOSE</w:t>
      </w:r>
    </w:p>
    <w:p>
      <w:pPr>
        <w:pStyle w:val="Normal"/>
        <w:pBdr>
          <w:bottom w:val="single" w:sz="6" w:space="1" w:color="BFDBFE"/>
        </w:pBdr>
        <w:spacing w:before="0" w:after="120"/>
        <w:rPr/>
      </w:pPr>
      <w:r>
        <w:rPr/>
      </w:r>
    </w:p>
    <w:p>
      <w:pPr>
        <w:pStyle w:val="BodyText"/>
        <w:ind w:hanging="0" w:left="0" w:right="0"/>
        <w:rPr/>
      </w:pPr>
      <w:r>
        <w:rPr/>
        <w:br/>
        <w:t>This Schedule establishes data-subject-centric rights and monetization mechanisms consistent with the 31st Human Right, Brazil’s LGPD principles, and enhanced POPIA compliance. It supplements Sections 6.1 and 6.8 of the Main Agreement and Schedule F.</w:t>
      </w:r>
    </w:p>
    <w:p>
      <w:pPr>
        <w:pStyle w:val="BodyText"/>
        <w:ind w:hanging="0" w:left="0" w:right="0"/>
        <w:rPr/>
      </w:pPr>
      <w:r>
        <w:rPr>
          <w:rStyle w:val="Strong"/>
          <w:color w:val="3B5E8C"/>
        </w:rPr>
        <w:t>G2. DWALLET FEATURES</w:t>
      </w:r>
      <w:r>
        <w:rPr/>
        <w:br/>
        <w:t>The Provider shall implement and maintain a secure “dWallet” module (as defined in Section 1) with the following minimum functionality:</w:t>
      </w:r>
    </w:p>
    <w:p>
      <w:pPr>
        <w:pStyle w:val="BodyText"/>
        <w:numPr>
          <w:ilvl w:val="0"/>
          <w:numId w:val="6"/>
        </w:numPr>
        <w:tabs>
          <w:tab w:val="clear" w:pos="720"/>
          <w:tab w:val="left" w:pos="0" w:leader="none"/>
        </w:tabs>
        <w:spacing w:before="0" w:after="0"/>
        <w:ind w:hanging="283" w:left="709"/>
        <w:rPr/>
      </w:pPr>
      <w:r>
        <w:rPr/>
        <w:t xml:space="preserve">Personal data inventory and consent dashboard </w:t>
      </w:r>
    </w:p>
    <w:p>
      <w:pPr>
        <w:pStyle w:val="BodyText"/>
        <w:numPr>
          <w:ilvl w:val="0"/>
          <w:numId w:val="6"/>
        </w:numPr>
        <w:tabs>
          <w:tab w:val="clear" w:pos="720"/>
          <w:tab w:val="left" w:pos="0" w:leader="none"/>
        </w:tabs>
        <w:spacing w:before="0" w:after="0"/>
        <w:ind w:hanging="283" w:left="709"/>
        <w:rPr/>
      </w:pPr>
      <w:r>
        <w:rPr/>
        <w:t xml:space="preserve">Real-time rewards ledger showing earnings from Resident Data Share </w:t>
      </w:r>
    </w:p>
    <w:p>
      <w:pPr>
        <w:pStyle w:val="BodyText"/>
        <w:numPr>
          <w:ilvl w:val="0"/>
          <w:numId w:val="6"/>
        </w:numPr>
        <w:tabs>
          <w:tab w:val="clear" w:pos="720"/>
          <w:tab w:val="left" w:pos="0" w:leader="none"/>
        </w:tabs>
        <w:spacing w:before="0" w:after="0"/>
        <w:ind w:hanging="283" w:left="709"/>
        <w:rPr/>
      </w:pPr>
      <w:r>
        <w:rPr/>
        <w:t xml:space="preserve">Granular opt-in / opt-out toggles for each revenue stream </w:t>
      </w:r>
    </w:p>
    <w:p>
      <w:pPr>
        <w:pStyle w:val="BodyText"/>
        <w:numPr>
          <w:ilvl w:val="0"/>
          <w:numId w:val="6"/>
        </w:numPr>
        <w:tabs>
          <w:tab w:val="clear" w:pos="720"/>
          <w:tab w:val="left" w:pos="0" w:leader="none"/>
        </w:tabs>
        <w:spacing w:before="0" w:after="0"/>
        <w:ind w:hanging="283" w:left="709"/>
        <w:rPr/>
      </w:pPr>
      <w:r>
        <w:rPr/>
        <w:t xml:space="preserve">One-click data export (JSON/CSV) and deletion request </w:t>
      </w:r>
    </w:p>
    <w:p>
      <w:pPr>
        <w:pStyle w:val="BodyText"/>
        <w:numPr>
          <w:ilvl w:val="0"/>
          <w:numId w:val="6"/>
        </w:numPr>
        <w:tabs>
          <w:tab w:val="clear" w:pos="720"/>
          <w:tab w:val="left" w:pos="0" w:leader="none"/>
        </w:tabs>
        <w:ind w:hanging="283" w:left="709"/>
        <w:rPr/>
      </w:pPr>
      <w:r>
        <w:rPr/>
        <w:t xml:space="preserve">Transaction history and annual statement download </w:t>
      </w:r>
    </w:p>
    <w:p>
      <w:pPr>
        <w:pStyle w:val="BodyText"/>
        <w:ind w:hanging="0" w:left="0" w:right="0"/>
        <w:rPr/>
      </w:pPr>
      <w:r>
        <w:rPr>
          <w:rStyle w:val="Strong"/>
          <w:color w:val="3B5E8C"/>
        </w:rPr>
        <w:t>G3. RESIDENT DATA SHARE</w:t>
      </w:r>
      <w:r>
        <w:rPr/>
        <w:br/>
        <w:t>The Resident Data Share percentages set out in Table 2 of Schedule F shall be distributed pro-rata to participating (opt-in) data subjects via their dWallet.</w:t>
      </w:r>
    </w:p>
    <w:p>
      <w:pPr>
        <w:pStyle w:val="BodyText"/>
        <w:numPr>
          <w:ilvl w:val="0"/>
          <w:numId w:val="7"/>
        </w:numPr>
        <w:tabs>
          <w:tab w:val="clear" w:pos="720"/>
          <w:tab w:val="left" w:pos="0" w:leader="none"/>
        </w:tabs>
        <w:spacing w:before="0" w:after="0"/>
        <w:ind w:hanging="283" w:left="709"/>
        <w:rPr/>
      </w:pPr>
      <w:r>
        <w:rPr/>
        <w:t xml:space="preserve">Minimum payout threshold: R50 </w:t>
      </w:r>
    </w:p>
    <w:p>
      <w:pPr>
        <w:pStyle w:val="BodyText"/>
        <w:numPr>
          <w:ilvl w:val="0"/>
          <w:numId w:val="7"/>
        </w:numPr>
        <w:tabs>
          <w:tab w:val="clear" w:pos="720"/>
          <w:tab w:val="left" w:pos="0" w:leader="none"/>
        </w:tabs>
        <w:spacing w:before="0" w:after="0"/>
        <w:ind w:hanging="283" w:left="709"/>
        <w:rPr/>
      </w:pPr>
      <w:r>
        <w:rPr/>
        <w:t xml:space="preserve">Payout frequency: Monthly or upon request </w:t>
      </w:r>
    </w:p>
    <w:p>
      <w:pPr>
        <w:pStyle w:val="BodyText"/>
        <w:numPr>
          <w:ilvl w:val="0"/>
          <w:numId w:val="7"/>
        </w:numPr>
        <w:tabs>
          <w:tab w:val="clear" w:pos="720"/>
          <w:tab w:val="left" w:pos="0" w:leader="none"/>
        </w:tabs>
        <w:ind w:hanging="283" w:left="709"/>
        <w:rPr/>
      </w:pPr>
      <w:r>
        <w:rPr/>
        <w:t xml:space="preserve">Unclaimed rewards roll over for a maximum of 12 months before being transferred to the Community Benefit Fund. </w:t>
      </w:r>
    </w:p>
    <w:p>
      <w:pPr>
        <w:pStyle w:val="BodyText"/>
        <w:ind w:hanging="0" w:left="0" w:right="0"/>
        <w:rPr/>
      </w:pPr>
      <w:r>
        <w:rPr>
          <w:rStyle w:val="Strong"/>
          <w:color w:val="3B5E8C"/>
        </w:rPr>
        <w:t>G4. CONSENT AND TRANSPARENCY</w:t>
      </w:r>
      <w:r>
        <w:rPr/>
        <w:br/>
        <w:t>All revenue-generating uses of personal data require explicit, granular, and revocable consent via the dWallet. The Provider shall maintain audit logs of all consent changes and reward distributions for a minimum of five (5) years.</w:t>
      </w:r>
    </w:p>
    <w:p>
      <w:pPr>
        <w:pStyle w:val="BodyText"/>
        <w:ind w:hanging="0" w:left="0" w:right="0"/>
        <w:rPr/>
      </w:pPr>
      <w:r>
        <w:rPr>
          <w:rStyle w:val="Strong"/>
          <w:color w:val="3B5E8C"/>
        </w:rPr>
        <w:t>G5. HOA OVERSIGHT</w:t>
      </w:r>
      <w:r>
        <w:rPr/>
        <w:br/>
        <w:t>The HOA Administrator shall have dashboard access to aggregated dWallet statistics and compliance reports. Individual resident data remains private and accessible only to the data subject and authorised Provider personnel.</w:t>
      </w:r>
    </w:p>
    <w:p>
      <w:pPr>
        <w:pStyle w:val="BodyText"/>
        <w:ind w:hanging="0" w:left="0" w:right="0"/>
        <w:rPr/>
      </w:pPr>
      <w:r>
        <w:rPr>
          <w:rStyle w:val="Strong"/>
          <w:color w:val="3B5E8C"/>
        </w:rPr>
        <w:t>G6. SURVIVAL</w:t>
      </w:r>
      <w:r>
        <w:rPr/>
        <w:br/>
        <w:t>This Schedule survives termination or expiry of the Agreement. Upon termination, the Provider shall transfer all dWallet balances and export tools to the Client (or a nominated successor) within thirty (30) days.</w:t>
      </w:r>
    </w:p>
    <w:p>
      <w:pPr>
        <w:pStyle w:val="HorizontalLine"/>
        <w:rPr/>
      </w:pPr>
      <w:r>
        <w:rPr/>
      </w:r>
    </w:p>
    <w:p>
      <w:pPr>
        <w:pStyle w:val="BodyText"/>
        <w:ind w:hanging="0" w:left="0" w:right="0"/>
        <w:rPr/>
      </w:pPr>
      <w:r>
        <w:rPr>
          <w:rStyle w:val="Strong"/>
          <w:color w:val="3B5E8C"/>
        </w:rPr>
        <w:t>IN WITNESS WHEREOF</w:t>
      </w:r>
      <w:r>
        <w:rPr/>
        <w:t>, the parties have executed this Schedule G as of the Addendum Effective Date.</w:t>
      </w:r>
    </w:p>
    <w:p>
      <w:pPr>
        <w:pStyle w:val="BodyText"/>
        <w:ind w:hanging="0" w:left="0" w:right="0"/>
        <w:rPr/>
      </w:pPr>
      <w:r>
        <w:rPr>
          <w:rStyle w:val="Strong"/>
        </w:rPr>
        <w:t>NETBONES SOLUTIONS PTY LTD</w:t>
      </w:r>
      <w:r>
        <w:rPr/>
        <w:br/>
        <w:t>Signature: ___________________________</w:t>
        <w:br/>
        <w:t>Name &amp; Title: ___________________________</w:t>
        <w:br/>
        <w:t>Date: ___________________________</w:t>
      </w:r>
    </w:p>
    <w:p>
      <w:pPr>
        <w:pStyle w:val="BodyText"/>
        <w:ind w:hanging="0" w:left="0" w:right="0"/>
        <w:rPr/>
      </w:pPr>
      <w:r>
        <w:rPr>
          <w:rStyle w:val="Strong"/>
        </w:rPr>
        <w:t>SORALIA VILLAGE HOMEOWNERS ASSOCIATION</w:t>
      </w:r>
      <w:r>
        <w:rPr/>
        <w:br/>
        <w:t>Signature: ___________________________</w:t>
        <w:br/>
        <w:t>Name &amp; Title: ___________________________</w:t>
        <w:br/>
        <w:t>Date: ___________________________</w:t>
      </w:r>
    </w:p>
    <w:p>
      <w:pPr>
        <w:pStyle w:val="HorizontalLine"/>
        <w:rPr/>
      </w:pPr>
      <w:r>
        <w:rPr/>
      </w:r>
    </w:p>
    <w:p>
      <w:pPr>
        <w:pStyle w:val="Heading3"/>
        <w:rPr>
          <w:rFonts w:eastAsia="Arial" w:cs="Arial"/>
          <w:b/>
          <w:bCs/>
          <w:caps/>
          <w:color w:val="3B5E8C"/>
          <w:sz w:val="20"/>
          <w:szCs w:val="20"/>
        </w:rPr>
      </w:pPr>
      <w:r>
        <w:rPr>
          <w:rFonts w:eastAsia="Arial" w:cs="Arial"/>
          <w:b/>
          <w:bCs/>
          <w:caps/>
          <w:color w:val="3B5E8C"/>
          <w:sz w:val="20"/>
          <w:szCs w:val="20"/>
        </w:rPr>
      </w:r>
      <w:r>
        <w:br w:type="page"/>
      </w:r>
    </w:p>
    <w:p>
      <w:pPr>
        <w:pStyle w:val="Normal"/>
        <w:spacing w:before="0" w:after="40"/>
        <w:jc w:val="center"/>
        <w:rPr>
          <w:rFonts w:eastAsia="Arial" w:cs="Arial"/>
          <w:b/>
          <w:bCs/>
          <w:caps/>
          <w:color w:val="2563EB"/>
          <w:sz w:val="52"/>
          <w:szCs w:val="52"/>
        </w:rPr>
      </w:pPr>
      <w:r>
        <w:rPr>
          <w:rFonts w:eastAsia="Arial" w:cs="Arial"/>
          <w:b/>
          <w:bCs/>
          <w:caps/>
          <w:color w:val="2563EB"/>
          <w:sz w:val="52"/>
          <w:szCs w:val="52"/>
        </w:rPr>
        <w:t>SCHEDULE H</w:t>
      </w:r>
    </w:p>
    <w:p>
      <w:pPr>
        <w:pStyle w:val="Normal"/>
        <w:spacing w:before="0" w:after="60"/>
        <w:jc w:val="center"/>
        <w:rPr>
          <w:rFonts w:eastAsia="Arial" w:cs="Arial"/>
          <w:b/>
          <w:bCs/>
          <w:caps/>
          <w:color w:val="1A2E44"/>
          <w:sz w:val="36"/>
          <w:szCs w:val="36"/>
        </w:rPr>
      </w:pPr>
      <w:r>
        <w:rPr>
          <w:rFonts w:eastAsia="Arial" w:cs="Arial"/>
          <w:b/>
          <w:bCs/>
          <w:caps/>
          <w:color w:val="1A2E44"/>
          <w:sz w:val="36"/>
          <w:szCs w:val="36"/>
        </w:rPr>
        <w:t xml:space="preserve">ADDENDUM: IOT MONITORING AND SMART INFRASTRUCTURE </w:t>
      </w:r>
    </w:p>
    <w:p>
      <w:pPr>
        <w:pStyle w:val="Normal"/>
        <w:pBdr>
          <w:bottom w:val="single" w:sz="6" w:space="1" w:color="2563EB"/>
        </w:pBdr>
        <w:spacing w:before="0" w:after="120"/>
        <w:rPr/>
      </w:pPr>
      <w:r>
        <w:rPr/>
      </w:r>
    </w:p>
    <w:p>
      <w:pPr>
        <w:pStyle w:val="Normal"/>
        <w:spacing w:before="0" w:after="80"/>
        <w:rPr/>
      </w:pPr>
      <w:r>
        <w:rPr/>
      </w:r>
    </w:p>
    <w:p>
      <w:pPr>
        <w:pStyle w:val="Normal"/>
        <w:spacing w:before="0" w:after="40"/>
        <w:jc w:val="center"/>
        <w:rPr>
          <w:rFonts w:eastAsia="Arial" w:cs="Arial"/>
          <w:b/>
          <w:bCs/>
          <w:i/>
          <w:i/>
          <w:iCs/>
          <w:color w:val="1A2E44"/>
          <w:sz w:val="26"/>
          <w:szCs w:val="26"/>
        </w:rPr>
      </w:pPr>
      <w:r>
        <w:rPr>
          <w:rFonts w:eastAsia="Arial" w:cs="Arial"/>
          <w:b/>
          <w:bCs/>
          <w:i/>
          <w:iCs/>
          <w:color w:val="1A2E44"/>
          <w:sz w:val="26"/>
          <w:szCs w:val="26"/>
        </w:rPr>
        <w:t>Soralia Village Directory Platform</w:t>
      </w:r>
    </w:p>
    <w:p>
      <w:pPr>
        <w:pStyle w:val="Normal"/>
        <w:spacing w:before="0" w:after="240"/>
        <w:jc w:val="center"/>
        <w:rPr>
          <w:rFonts w:eastAsia="Arial" w:cs="Arial"/>
          <w:color w:val="3B5E8C"/>
          <w:sz w:val="20"/>
          <w:szCs w:val="20"/>
        </w:rPr>
      </w:pPr>
      <w:r>
        <w:rPr>
          <w:rFonts w:eastAsia="Arial" w:cs="Arial"/>
          <w:color w:val="3B5E8C"/>
          <w:sz w:val="20"/>
          <w:szCs w:val="20"/>
        </w:rPr>
        <w:t>Netbones Solutions Pty Ltd  ×  Soralia Village Homeowners Association</w:t>
      </w:r>
    </w:p>
    <w:p>
      <w:pPr>
        <w:pStyle w:val="Normal"/>
        <w:spacing w:before="0" w:after="6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jc w:val="center"/>
              <w:rPr>
                <w:rFonts w:eastAsia="Arial" w:cs="Arial"/>
                <w:i/>
                <w:i/>
                <w:iCs/>
                <w:color w:val="1E293B"/>
                <w:sz w:val="19"/>
                <w:szCs w:val="19"/>
              </w:rPr>
            </w:pPr>
            <w:r>
              <w:rPr>
                <w:rFonts w:eastAsia="Arial" w:cs="Arial"/>
                <w:i/>
                <w:iCs/>
                <w:color w:val="1E293B"/>
                <w:sz w:val="19"/>
                <w:szCs w:val="19"/>
              </w:rPr>
              <w:t>This Addendum forms part of the SaaS License Agreement (SVD-2026-001) and is subject to all terms thereof.</w:t>
            </w:r>
          </w:p>
          <w:p>
            <w:pPr>
              <w:pStyle w:val="Normal"/>
              <w:spacing w:before="0" w:after="40"/>
              <w:rPr/>
            </w:pPr>
            <w:r>
              <w:rPr/>
            </w:r>
          </w:p>
          <w:p>
            <w:pPr>
              <w:pStyle w:val="Normal"/>
              <w:jc w:val="center"/>
              <w:rPr>
                <w:rFonts w:eastAsia="Arial" w:cs="Arial"/>
                <w:color w:val="1E293B"/>
                <w:sz w:val="19"/>
                <w:szCs w:val="19"/>
              </w:rPr>
            </w:pPr>
            <w:r>
              <w:rPr>
                <w:rFonts w:eastAsia="Arial" w:cs="Arial"/>
                <w:color w:val="1E293B"/>
                <w:sz w:val="19"/>
                <w:szCs w:val="19"/>
              </w:rPr>
              <w:t>Addendum Effective Date: ___________________________     Version: 1.0</w:t>
            </w:r>
          </w:p>
        </w:tc>
      </w:tr>
    </w:tbl>
    <w:p>
      <w:pPr>
        <w:pStyle w:val="Normal"/>
        <w:spacing w:before="0" w:after="200"/>
        <w:rPr/>
      </w:pPr>
      <w:r>
        <w:rPr/>
      </w:r>
    </w:p>
    <w:p>
      <w:pPr>
        <w:pStyle w:val="Normal"/>
        <w:jc w:val="center"/>
        <w:rPr/>
      </w:pPr>
      <w:r>
        <w:rPr>
          <w:rStyle w:val="Strong"/>
          <w:rFonts w:eastAsia="Arial" w:cs="Arial"/>
          <w:b/>
          <w:bCs/>
          <w:caps/>
          <w:color w:val="3B5E8C"/>
          <w:sz w:val="17"/>
          <w:szCs w:val="17"/>
        </w:rPr>
        <w:t>CONFIDENTIAL — FOR AUTHORIZED PARTIES ONLY</w:t>
      </w:r>
    </w:p>
    <w:p>
      <w:pPr>
        <w:pStyle w:val="BodyText"/>
        <w:spacing w:before="120" w:after="40"/>
        <w:jc w:val="center"/>
        <w:rPr>
          <w:rFonts w:eastAsia="Arial" w:cs="Arial"/>
          <w:b/>
          <w:bCs/>
          <w:caps/>
          <w:color w:val="3B5E8C"/>
          <w:sz w:val="20"/>
          <w:szCs w:val="20"/>
        </w:rPr>
      </w:pPr>
      <w:r>
        <w:rPr>
          <w:rFonts w:eastAsia="Arial" w:cs="Arial"/>
          <w:b/>
          <w:bCs/>
          <w:caps/>
          <w:color w:val="3B5E8C"/>
          <w:sz w:val="20"/>
          <w:szCs w:val="20"/>
        </w:rPr>
      </w:r>
    </w:p>
    <w:p>
      <w:pPr>
        <w:pStyle w:val="BodyText"/>
        <w:rPr>
          <w:rFonts w:eastAsia="Arial" w:cs="Arial"/>
          <w:b/>
          <w:bCs/>
          <w:caps/>
          <w:color w:val="3B5E8C"/>
          <w:sz w:val="20"/>
          <w:szCs w:val="20"/>
        </w:rPr>
      </w:pPr>
      <w:r>
        <w:rPr>
          <w:rFonts w:eastAsia="Arial" w:cs="Arial"/>
          <w:b/>
          <w:bCs/>
          <w:caps/>
          <w:color w:val="3B5E8C"/>
          <w:sz w:val="20"/>
          <w:szCs w:val="20"/>
        </w:rPr>
      </w:r>
    </w:p>
    <w:p>
      <w:pPr>
        <w:pStyle w:val="Heading3"/>
        <w:rPr>
          <w:rStyle w:val="Strong"/>
        </w:rPr>
      </w:pPr>
      <w:r>
        <w:rPr/>
      </w:r>
      <w:r>
        <w:br w:type="page"/>
      </w:r>
    </w:p>
    <w:p>
      <w:pPr>
        <w:pStyle w:val="Heading3"/>
        <w:rPr/>
      </w:pPr>
      <w:r>
        <w:rPr>
          <w:rStyle w:val="Strong"/>
        </w:rPr>
        <w:t>H0. DEFINITIONS</w:t>
      </w:r>
    </w:p>
    <w:p>
      <w:pPr>
        <w:pStyle w:val="BodyText"/>
        <w:ind w:hanging="0" w:left="0" w:right="0"/>
        <w:rPr/>
      </w:pPr>
      <w:r>
        <w:rPr/>
        <w:t>In this Schedule H, the following terms shall have the meanings set out below. Capitalised terms not defined herein shall bear the meanings ascribed to them in the Main Agreement.</w:t>
      </w:r>
    </w:p>
    <w:p>
      <w:pPr>
        <w:pStyle w:val="BodyText"/>
        <w:numPr>
          <w:ilvl w:val="0"/>
          <w:numId w:val="72"/>
        </w:numPr>
        <w:tabs>
          <w:tab w:val="clear" w:pos="720"/>
          <w:tab w:val="left" w:pos="0" w:leader="none"/>
        </w:tabs>
        <w:spacing w:before="0" w:after="0"/>
        <w:ind w:hanging="283" w:left="709"/>
        <w:rPr/>
      </w:pPr>
      <w:r>
        <w:rPr>
          <w:rStyle w:val="Strong"/>
        </w:rPr>
        <w:t>“</w:t>
      </w:r>
      <w:r>
        <w:rPr>
          <w:rStyle w:val="Strong"/>
        </w:rPr>
        <w:t>API Boundary”</w:t>
      </w:r>
      <w:r>
        <w:rPr/>
        <w:t xml:space="preserve"> means the point at which a correctly authenticated and properly formatted JSON payload is received by the Provider at the endpoint /api/iot/ingest. The Provider’s obligations under this Addendum commence at, and are limited to, this boundary. </w:t>
      </w:r>
    </w:p>
    <w:p>
      <w:pPr>
        <w:pStyle w:val="BodyText"/>
        <w:numPr>
          <w:ilvl w:val="0"/>
          <w:numId w:val="72"/>
        </w:numPr>
        <w:tabs>
          <w:tab w:val="clear" w:pos="720"/>
          <w:tab w:val="left" w:pos="0" w:leader="none"/>
        </w:tabs>
        <w:spacing w:before="0" w:after="0"/>
        <w:ind w:hanging="283" w:left="709"/>
        <w:rPr/>
      </w:pPr>
      <w:r>
        <w:rPr>
          <w:rStyle w:val="Strong"/>
        </w:rPr>
        <w:t>“</w:t>
      </w:r>
      <w:r>
        <w:rPr>
          <w:rStyle w:val="Strong"/>
        </w:rPr>
        <w:t>IoT Device”</w:t>
      </w:r>
      <w:r>
        <w:rPr/>
        <w:t xml:space="preserve"> means any third-party LoRaWAN-enabled sensor, monitor, or field device that transmits data via a LoRaWAN Network Server to the Platform. </w:t>
      </w:r>
    </w:p>
    <w:p>
      <w:pPr>
        <w:pStyle w:val="BodyText"/>
        <w:numPr>
          <w:ilvl w:val="0"/>
          <w:numId w:val="72"/>
        </w:numPr>
        <w:tabs>
          <w:tab w:val="clear" w:pos="720"/>
          <w:tab w:val="left" w:pos="0" w:leader="none"/>
        </w:tabs>
        <w:spacing w:before="0" w:after="0"/>
        <w:ind w:hanging="283" w:left="709"/>
        <w:rPr/>
      </w:pPr>
      <w:r>
        <w:rPr>
          <w:rStyle w:val="Strong"/>
        </w:rPr>
        <w:t>“</w:t>
      </w:r>
      <w:r>
        <w:rPr>
          <w:rStyle w:val="Strong"/>
        </w:rPr>
        <w:t>IoT Monitor Module”</w:t>
      </w:r>
      <w:r>
        <w:rPr/>
        <w:t xml:space="preserve"> or </w:t>
      </w:r>
      <w:r>
        <w:rPr>
          <w:rStyle w:val="Strong"/>
        </w:rPr>
        <w:t>“Module”</w:t>
      </w:r>
      <w:r>
        <w:rPr/>
        <w:t xml:space="preserve"> means the optional premium software module (module key: iot_monitor) of the Netcomplex Platform governed by this Addendum. </w:t>
      </w:r>
    </w:p>
    <w:p>
      <w:pPr>
        <w:pStyle w:val="BodyText"/>
        <w:numPr>
          <w:ilvl w:val="0"/>
          <w:numId w:val="72"/>
        </w:numPr>
        <w:tabs>
          <w:tab w:val="clear" w:pos="720"/>
          <w:tab w:val="left" w:pos="0" w:leader="none"/>
        </w:tabs>
        <w:spacing w:before="0" w:after="0"/>
        <w:ind w:hanging="283" w:left="709"/>
        <w:rPr/>
      </w:pPr>
      <w:r>
        <w:rPr>
          <w:rStyle w:val="Strong"/>
        </w:rPr>
        <w:t>“</w:t>
      </w:r>
      <w:r>
        <w:rPr>
          <w:rStyle w:val="Strong"/>
        </w:rPr>
        <w:t>IoT Zone”</w:t>
      </w:r>
      <w:r>
        <w:rPr/>
        <w:t xml:space="preserve"> means a logical or geographic grouping of IoT Devices within the Platform’s dashboard for monitoring and alerting purposes. </w:t>
      </w:r>
    </w:p>
    <w:p>
      <w:pPr>
        <w:pStyle w:val="BodyText"/>
        <w:numPr>
          <w:ilvl w:val="0"/>
          <w:numId w:val="72"/>
        </w:numPr>
        <w:tabs>
          <w:tab w:val="clear" w:pos="720"/>
          <w:tab w:val="left" w:pos="0" w:leader="none"/>
        </w:tabs>
        <w:spacing w:before="0" w:after="0"/>
        <w:ind w:hanging="283" w:left="709"/>
        <w:rPr/>
      </w:pPr>
      <w:r>
        <w:rPr>
          <w:rStyle w:val="Strong"/>
        </w:rPr>
        <w:t>“</w:t>
      </w:r>
      <w:r>
        <w:rPr>
          <w:rStyle w:val="Strong"/>
        </w:rPr>
        <w:t>LoRaWAN Network Server”</w:t>
      </w:r>
      <w:r>
        <w:rPr/>
        <w:t xml:space="preserve"> or </w:t>
      </w:r>
      <w:r>
        <w:rPr>
          <w:rStyle w:val="Strong"/>
        </w:rPr>
        <w:t>“LNS”</w:t>
      </w:r>
      <w:r>
        <w:rPr/>
        <w:t xml:space="preserve"> means the third-party network server (such as The Things Network or ChirpStack) operated by or on behalf of the Client that forwards device payloads to the Platform via webhook. </w:t>
      </w:r>
    </w:p>
    <w:p>
      <w:pPr>
        <w:pStyle w:val="BodyText"/>
        <w:numPr>
          <w:ilvl w:val="0"/>
          <w:numId w:val="72"/>
        </w:numPr>
        <w:tabs>
          <w:tab w:val="clear" w:pos="720"/>
          <w:tab w:val="left" w:pos="0" w:leader="none"/>
        </w:tabs>
        <w:ind w:hanging="283" w:left="709"/>
        <w:rPr/>
      </w:pPr>
      <w:r>
        <w:rPr>
          <w:rStyle w:val="Strong"/>
        </w:rPr>
        <w:t>“</w:t>
      </w:r>
      <w:r>
        <w:rPr>
          <w:rStyle w:val="Strong"/>
        </w:rPr>
        <w:t>Raw Readings”</w:t>
      </w:r>
      <w:r>
        <w:rPr/>
        <w:t xml:space="preserve"> means the unprocessed data payloads received from IoT Devices. </w:t>
      </w:r>
    </w:p>
    <w:p>
      <w:pPr>
        <w:pStyle w:val="Heading3"/>
        <w:rPr/>
      </w:pPr>
      <w:r>
        <w:rPr>
          <w:rStyle w:val="Strong"/>
        </w:rPr>
        <w:t>H1. PURPOSE AND SCOPE</w:t>
      </w:r>
    </w:p>
    <w:p>
      <w:pPr>
        <w:pStyle w:val="BodyText"/>
        <w:ind w:hanging="0" w:left="0" w:right="0"/>
        <w:rPr/>
      </w:pPr>
      <w:r>
        <w:rPr/>
        <w:t xml:space="preserve">This Addendum governs the optional </w:t>
      </w:r>
      <w:r>
        <w:rPr>
          <w:rStyle w:val="Strong"/>
        </w:rPr>
        <w:t>IoT Monitor Module</w:t>
      </w:r>
      <w:r>
        <w:rPr/>
        <w:t xml:space="preserve"> of the Netcomplex Platform. The Module enables authorised administrators to ingest, visualise, monitor, and receive alerts for data transmitted by third-party LoRaWAN field devices installed at the Client’s premises.</w:t>
      </w:r>
    </w:p>
    <w:p>
      <w:pPr>
        <w:pStyle w:val="BodyText"/>
        <w:ind w:hanging="0" w:left="0" w:right="0"/>
        <w:rPr/>
      </w:pPr>
      <w:r>
        <w:rPr/>
        <w:t>The Module is designed as a flexible foundation that supports the Client’s current monitoring needs while allowing for responsible future enhancements, such as command and control capabilities (downlinks), subject to mutual agreement, additional configuration, and applicable fees.</w:t>
      </w:r>
    </w:p>
    <w:p>
      <w:pPr>
        <w:pStyle w:val="Heading3"/>
        <w:rPr/>
      </w:pPr>
      <w:r>
        <w:rPr>
          <w:rStyle w:val="Strong"/>
        </w:rPr>
        <w:t xml:space="preserve">H1.1 </w:t>
      </w:r>
      <w:r>
        <w:rPr>
          <w:rStyle w:val="Strong"/>
        </w:rPr>
        <w:t>CORE FEATURES – WHAT IS PROVIDED</w:t>
      </w:r>
      <w:r>
        <w:rPr>
          <w:rStyle w:val="Strong"/>
        </w:rPr>
        <w:t xml:space="preserve"> </w:t>
      </w:r>
    </w:p>
    <w:p>
      <w:pPr>
        <w:pStyle w:val="Heading3"/>
        <w:rPr/>
      </w:pPr>
      <w:r>
        <w:rPr/>
        <w:t>The IoT Monitor Module currently provides:</w:t>
      </w:r>
    </w:p>
    <w:p>
      <w:pPr>
        <w:pStyle w:val="BodyText"/>
        <w:ind w:hanging="0" w:left="0" w:right="0"/>
        <w:rPr/>
      </w:pPr>
      <w:r>
        <w:rPr/>
        <w:t>(a) a secure webhook ingestion API endpoint (/api/iot/ingest) for receiving JSON payloads from the Client’s LoRaWAN Network Server;</w:t>
        <w:br/>
        <w:t>(b) time-series data storage and retention services in accordance with Section H6;</w:t>
        <w:br/>
        <w:t>(c) a configurable threshold-based alert engine that generates in-platform notifications; and</w:t>
        <w:br/>
        <w:t>(d) a user-friendly dashboard with widgets, zone monitoring, live readings, maps, and alert history.</w:t>
      </w:r>
    </w:p>
    <w:p>
      <w:pPr>
        <w:pStyle w:val="Heading3"/>
        <w:rPr/>
      </w:pPr>
      <w:r>
        <w:rPr>
          <w:rStyle w:val="Strong"/>
        </w:rPr>
        <w:t>H2. WHAT THE PROVIDER DOES NOT PROVIDE</w:t>
      </w:r>
    </w:p>
    <w:p>
      <w:pPr>
        <w:pStyle w:val="BodyText"/>
        <w:ind w:hanging="0" w:left="0" w:right="0"/>
        <w:rPr/>
      </w:pPr>
      <w:r>
        <w:rPr/>
        <w:t xml:space="preserve">The IoT Monitor Module, as provided under this Addendum, is a </w:t>
      </w:r>
      <w:r>
        <w:rPr>
          <w:rStyle w:val="Strong"/>
        </w:rPr>
        <w:t>data visualisation, monitoring, and notification platform</w:t>
      </w:r>
      <w:r>
        <w:rPr/>
        <w:t>. Unless expressly agreed in writing via a future extension or addendum, the Provider does not:</w:t>
      </w:r>
    </w:p>
    <w:p>
      <w:pPr>
        <w:pStyle w:val="BodyText"/>
        <w:ind w:hanging="0" w:left="0" w:right="0"/>
        <w:rPr/>
      </w:pPr>
      <w:r>
        <w:rPr/>
        <w:t>(a) supply, install, maintain, calibrate, or certify any field hardware;</w:t>
        <w:br/>
        <w:t>(b) operate or manage the Client’s LoRaWAN Network Server;</w:t>
        <w:br/>
        <w:t>(c) guarantee the accuracy, completeness, timeliness, or continuity of sensor readings;</w:t>
        <w:br/>
        <w:t>(d) provide actuation, command, or control functionality (read-only monitoring by default);</w:t>
        <w:br/>
        <w:t>(e) offer safety-critical or regulatory compliance monitoring services; or</w:t>
        <w:br/>
        <w:t>(f) accept responsibility for components outside the API Boundary.</w:t>
      </w:r>
    </w:p>
    <w:p>
      <w:pPr>
        <w:pStyle w:val="BodyText"/>
        <w:ind w:hanging="0" w:left="0" w:right="0"/>
        <w:rPr/>
      </w:pPr>
      <w:r>
        <w:rPr>
          <w:rStyle w:val="Strong"/>
        </w:rPr>
        <w:t>Electric Fence Monitoring Note</w:t>
      </w:r>
      <w:r>
        <w:rPr/>
        <w:br/>
        <w:t>The Platform does not constitute compliance with the Electrical Machinery Regulations under the Occupational Health and Safety Act 85 of 1993 or any applicable SANS standards. The Client remains solely responsible for all regulatory certifications and inspections.</w:t>
      </w:r>
    </w:p>
    <w:p>
      <w:pPr>
        <w:pStyle w:val="Heading3"/>
        <w:rPr/>
      </w:pPr>
      <w:r>
        <w:rPr>
          <w:rStyle w:val="Strong"/>
        </w:rPr>
        <w:t>H2.1 Future Actuation Capability</w:t>
      </w:r>
    </w:p>
    <w:p>
      <w:pPr>
        <w:pStyle w:val="BodyText"/>
        <w:ind w:hanging="0" w:left="0" w:right="0"/>
        <w:rPr/>
      </w:pPr>
      <w:r>
        <w:rPr/>
        <w:t>The Provider may, in future updates, make optional downlink/command (actuation) capabilities available. Any such functionality will be:</w:t>
      </w:r>
    </w:p>
    <w:p>
      <w:pPr>
        <w:pStyle w:val="BodyText"/>
        <w:numPr>
          <w:ilvl w:val="0"/>
          <w:numId w:val="73"/>
        </w:numPr>
        <w:tabs>
          <w:tab w:val="clear" w:pos="720"/>
          <w:tab w:val="left" w:pos="0" w:leader="none"/>
        </w:tabs>
        <w:spacing w:before="0" w:after="0"/>
        <w:ind w:hanging="283" w:left="709"/>
        <w:rPr/>
      </w:pPr>
      <w:r>
        <w:rPr/>
        <w:t xml:space="preserve">subject to a separate written agreement or addendum; </w:t>
      </w:r>
    </w:p>
    <w:p>
      <w:pPr>
        <w:pStyle w:val="BodyText"/>
        <w:numPr>
          <w:ilvl w:val="0"/>
          <w:numId w:val="73"/>
        </w:numPr>
        <w:tabs>
          <w:tab w:val="clear" w:pos="720"/>
          <w:tab w:val="left" w:pos="0" w:leader="none"/>
        </w:tabs>
        <w:spacing w:before="0" w:after="0"/>
        <w:ind w:hanging="283" w:left="709"/>
        <w:rPr/>
      </w:pPr>
      <w:r>
        <w:rPr/>
        <w:t xml:space="preserve">available at additional cost; </w:t>
      </w:r>
    </w:p>
    <w:p>
      <w:pPr>
        <w:pStyle w:val="BodyText"/>
        <w:numPr>
          <w:ilvl w:val="0"/>
          <w:numId w:val="73"/>
        </w:numPr>
        <w:tabs>
          <w:tab w:val="clear" w:pos="720"/>
          <w:tab w:val="left" w:pos="0" w:leader="none"/>
        </w:tabs>
        <w:spacing w:before="0" w:after="0"/>
        <w:ind w:hanging="283" w:left="709"/>
        <w:rPr/>
      </w:pPr>
      <w:r>
        <w:rPr/>
        <w:t xml:space="preserve">governed by enhanced configuration, security, and approval workflows; and </w:t>
      </w:r>
    </w:p>
    <w:p>
      <w:pPr>
        <w:pStyle w:val="BodyText"/>
        <w:numPr>
          <w:ilvl w:val="0"/>
          <w:numId w:val="73"/>
        </w:numPr>
        <w:tabs>
          <w:tab w:val="clear" w:pos="720"/>
          <w:tab w:val="left" w:pos="0" w:leader="none"/>
        </w:tabs>
        <w:ind w:hanging="283" w:left="709"/>
        <w:rPr/>
      </w:pPr>
      <w:r>
        <w:rPr/>
        <w:t xml:space="preserve">accompanied by appropriate technical documentation and usage guidelines. </w:t>
      </w:r>
    </w:p>
    <w:p>
      <w:pPr>
        <w:pStyle w:val="BodyText"/>
        <w:ind w:hanging="0" w:left="0" w:right="0"/>
        <w:rPr/>
      </w:pPr>
      <w:r>
        <w:rPr/>
        <w:t>The Client acknowledges that command features, where enabled, carry additional operational responsibilities and will be implemented with suitable safeguards.</w:t>
      </w:r>
    </w:p>
    <w:p>
      <w:pPr>
        <w:pStyle w:val="Heading3"/>
        <w:rPr/>
      </w:pPr>
      <w:r>
        <w:rPr>
          <w:rStyle w:val="Strong"/>
        </w:rPr>
        <w:t>H3. CLIENT RESPONSIBILITIES</w:t>
      </w:r>
    </w:p>
    <w:p>
      <w:pPr>
        <w:pStyle w:val="BodyText"/>
        <w:ind w:hanging="0" w:left="0" w:right="0"/>
        <w:rPr/>
      </w:pPr>
      <w:r>
        <w:rPr/>
        <w:t>The Client is solely responsible for:</w:t>
      </w:r>
    </w:p>
    <w:p>
      <w:pPr>
        <w:pStyle w:val="BodyText"/>
        <w:ind w:hanging="0" w:left="0" w:right="0"/>
        <w:rPr/>
      </w:pPr>
      <w:r>
        <w:rPr/>
        <w:t>(a) the selection, procurement, installation, maintenance, and regulatory compliance of all field hardware;</w:t>
        <w:br/>
        <w:t>(b) the proper configuration and maintenance of its LoRaWAN Network Server and reliable webhook delivery;</w:t>
        <w:br/>
        <w:t>(c) setting appropriate alert thresholds and response procedures;</w:t>
        <w:br/>
        <w:t>(d) ensuring designated administrators are trained to use the Module effectively; and</w:t>
        <w:br/>
        <w:t>(e) maintaining independent monitoring and emergency response procedures appropriate to the nature of the infrastructure being monitored.</w:t>
      </w:r>
    </w:p>
    <w:p>
      <w:pPr>
        <w:pStyle w:val="Heading3"/>
        <w:spacing w:lineRule="auto" w:line="276"/>
        <w:rPr/>
      </w:pPr>
      <w:r>
        <w:rPr>
          <w:rStyle w:val="Strong"/>
        </w:rPr>
        <w:t>H4. MODULE FEES</w:t>
      </w:r>
    </w:p>
    <w:p>
      <w:pPr>
        <w:pStyle w:val="BodyText"/>
        <w:spacing w:lineRule="auto" w:line="276"/>
        <w:ind w:hanging="0" w:left="0" w:right="0"/>
        <w:rPr/>
      </w:pPr>
      <w:r>
        <w:rPr/>
        <w:t>The IoT Monitor Module is a premium gated feature (min</w:t>
      </w:r>
      <w:r>
        <w:rPr/>
        <w:t>imum t</w:t>
      </w:r>
      <w:r>
        <w:rPr/>
        <w:t>ier: PREMIUM). The following fees apply in addition to the Base Licence Fees set out in Schedule A:</w:t>
      </w:r>
    </w:p>
    <w:tbl>
      <w:tblPr>
        <w:tblW w:w="9054" w:type="dxa"/>
        <w:jc w:val="left"/>
        <w:tblInd w:w="28" w:type="dxa"/>
        <w:tblLayout w:type="fixed"/>
        <w:tblCellMar>
          <w:top w:w="28" w:type="dxa"/>
          <w:left w:w="28" w:type="dxa"/>
          <w:bottom w:w="28" w:type="dxa"/>
          <w:right w:w="28" w:type="dxa"/>
        </w:tblCellMar>
      </w:tblPr>
      <w:tblGrid>
        <w:gridCol w:w="3958"/>
        <w:gridCol w:w="1995"/>
        <w:gridCol w:w="3101"/>
      </w:tblGrid>
      <w:tr>
        <w:trPr>
          <w:tblHeader w:val="true"/>
        </w:trPr>
        <w:tc>
          <w:tcPr>
            <w:tcW w:w="3958" w:type="dxa"/>
            <w:tcBorders/>
            <w:shd w:fill="FFFF00" w:val="clear"/>
            <w:vAlign w:val="center"/>
          </w:tcPr>
          <w:p>
            <w:pPr>
              <w:pStyle w:val="TableHeading"/>
              <w:spacing w:lineRule="auto" w:line="276"/>
              <w:rPr/>
            </w:pPr>
            <w:r>
              <w:rPr/>
              <w:t>Item</w:t>
            </w:r>
          </w:p>
        </w:tc>
        <w:tc>
          <w:tcPr>
            <w:tcW w:w="1995" w:type="dxa"/>
            <w:tcBorders/>
            <w:shd w:fill="FFFF00" w:val="clear"/>
            <w:vAlign w:val="center"/>
          </w:tcPr>
          <w:p>
            <w:pPr>
              <w:pStyle w:val="TableHeading"/>
              <w:spacing w:lineRule="auto" w:line="276"/>
              <w:rPr/>
            </w:pPr>
            <w:r>
              <w:rPr/>
              <w:t>Fee</w:t>
            </w:r>
          </w:p>
        </w:tc>
        <w:tc>
          <w:tcPr>
            <w:tcW w:w="3101" w:type="dxa"/>
            <w:tcBorders/>
            <w:shd w:fill="FFFF00" w:val="clear"/>
            <w:vAlign w:val="center"/>
          </w:tcPr>
          <w:p>
            <w:pPr>
              <w:pStyle w:val="TableHeading"/>
              <w:spacing w:lineRule="auto" w:line="276"/>
              <w:ind w:hanging="0" w:left="0" w:right="0"/>
              <w:rPr/>
            </w:pPr>
            <w:r>
              <w:rPr/>
              <w:t>Notes</w:t>
            </w:r>
          </w:p>
        </w:tc>
      </w:tr>
      <w:tr>
        <w:trPr/>
        <w:tc>
          <w:tcPr>
            <w:tcW w:w="3958" w:type="dxa"/>
            <w:tcBorders/>
            <w:shd w:fill="FFAB40" w:val="clear"/>
            <w:vAlign w:val="center"/>
          </w:tcPr>
          <w:p>
            <w:pPr>
              <w:pStyle w:val="TableContents"/>
              <w:spacing w:lineRule="auto" w:line="276"/>
              <w:ind w:hanging="0" w:left="0" w:right="0"/>
              <w:rPr/>
            </w:pPr>
            <w:r>
              <w:rPr/>
              <w:t>IoT Monitor Module — Base</w:t>
            </w:r>
          </w:p>
        </w:tc>
        <w:tc>
          <w:tcPr>
            <w:tcW w:w="1995" w:type="dxa"/>
            <w:tcBorders/>
            <w:shd w:fill="F9A825" w:val="clear"/>
            <w:vAlign w:val="center"/>
          </w:tcPr>
          <w:p>
            <w:pPr>
              <w:pStyle w:val="TableContents"/>
              <w:spacing w:lineRule="auto" w:line="276"/>
              <w:ind w:hanging="0" w:left="0" w:right="0"/>
              <w:rPr/>
            </w:pPr>
            <w:r>
              <w:rPr/>
              <w:t>[R ___ p.m.]</w:t>
            </w:r>
          </w:p>
        </w:tc>
        <w:tc>
          <w:tcPr>
            <w:tcW w:w="3101" w:type="dxa"/>
            <w:tcBorders/>
            <w:shd w:fill="F9A825" w:val="clear"/>
            <w:vAlign w:val="center"/>
          </w:tcPr>
          <w:p>
            <w:pPr>
              <w:pStyle w:val="TableContents"/>
              <w:spacing w:lineRule="auto" w:line="276"/>
              <w:ind w:hanging="0" w:left="0" w:right="0"/>
              <w:rPr/>
            </w:pPr>
            <w:r>
              <w:rPr/>
              <w:t>Up to 10 IoT Devices; 1 IoT Zone</w:t>
            </w:r>
          </w:p>
        </w:tc>
      </w:tr>
      <w:tr>
        <w:trPr/>
        <w:tc>
          <w:tcPr>
            <w:tcW w:w="3958" w:type="dxa"/>
            <w:tcBorders/>
            <w:shd w:fill="FBC02D" w:val="clear"/>
            <w:vAlign w:val="center"/>
          </w:tcPr>
          <w:p>
            <w:pPr>
              <w:pStyle w:val="TableContents"/>
              <w:spacing w:lineRule="auto" w:line="276"/>
              <w:ind w:hanging="0" w:left="0" w:right="0"/>
              <w:rPr/>
            </w:pPr>
            <w:r>
              <w:rPr/>
              <w:t>Additional IoT Devices (per device p.m.)</w:t>
            </w:r>
          </w:p>
        </w:tc>
        <w:tc>
          <w:tcPr>
            <w:tcW w:w="1995" w:type="dxa"/>
            <w:tcBorders/>
            <w:shd w:fill="FBC02D" w:val="clear"/>
            <w:vAlign w:val="center"/>
          </w:tcPr>
          <w:p>
            <w:pPr>
              <w:pStyle w:val="TableContents"/>
              <w:spacing w:lineRule="auto" w:line="276"/>
              <w:ind w:hanging="0" w:left="0" w:right="0"/>
              <w:rPr/>
            </w:pPr>
            <w:r>
              <w:rPr/>
              <w:t>[R ___ per device]</w:t>
            </w:r>
          </w:p>
        </w:tc>
        <w:tc>
          <w:tcPr>
            <w:tcW w:w="3101" w:type="dxa"/>
            <w:tcBorders/>
            <w:shd w:fill="FBC02D" w:val="clear"/>
            <w:vAlign w:val="center"/>
          </w:tcPr>
          <w:p>
            <w:pPr>
              <w:pStyle w:val="TableContents"/>
              <w:spacing w:lineRule="auto" w:line="276"/>
              <w:ind w:hanging="0" w:left="0" w:right="0"/>
              <w:rPr/>
            </w:pPr>
            <w:r>
              <w:rPr/>
              <w:t>Beyond base allocation</w:t>
            </w:r>
          </w:p>
        </w:tc>
      </w:tr>
      <w:tr>
        <w:trPr>
          <w:trHeight w:val="420" w:hRule="atLeast"/>
        </w:trPr>
        <w:tc>
          <w:tcPr>
            <w:tcW w:w="3958" w:type="dxa"/>
            <w:tcBorders/>
            <w:shd w:fill="F9A825" w:val="clear"/>
            <w:vAlign w:val="center"/>
          </w:tcPr>
          <w:p>
            <w:pPr>
              <w:pStyle w:val="TableContents"/>
              <w:spacing w:lineRule="auto" w:line="276"/>
              <w:ind w:hanging="0" w:left="0" w:right="0"/>
              <w:rPr/>
            </w:pPr>
            <w:r>
              <w:rPr/>
              <w:t>Additional IoT Zones (per zone p.m.)</w:t>
            </w:r>
          </w:p>
        </w:tc>
        <w:tc>
          <w:tcPr>
            <w:tcW w:w="1995" w:type="dxa"/>
            <w:tcBorders/>
            <w:shd w:fill="F9A825" w:val="clear"/>
            <w:vAlign w:val="center"/>
          </w:tcPr>
          <w:p>
            <w:pPr>
              <w:pStyle w:val="TableContents"/>
              <w:spacing w:lineRule="auto" w:line="276"/>
              <w:ind w:hanging="0" w:left="0" w:right="0"/>
              <w:rPr/>
            </w:pPr>
            <w:r>
              <w:rPr/>
              <w:t>[R ___ per zone]</w:t>
            </w:r>
          </w:p>
        </w:tc>
        <w:tc>
          <w:tcPr>
            <w:tcW w:w="3101" w:type="dxa"/>
            <w:tcBorders/>
            <w:shd w:fill="F9A825" w:val="clear"/>
            <w:vAlign w:val="center"/>
          </w:tcPr>
          <w:p>
            <w:pPr>
              <w:pStyle w:val="TableContents"/>
              <w:spacing w:lineRule="auto" w:line="276"/>
              <w:ind w:hanging="0" w:left="0" w:right="0"/>
              <w:rPr/>
            </w:pPr>
            <w:r>
              <w:rPr/>
              <w:t>Beyond base allocation</w:t>
            </w:r>
          </w:p>
        </w:tc>
      </w:tr>
      <w:tr>
        <w:trPr/>
        <w:tc>
          <w:tcPr>
            <w:tcW w:w="3958" w:type="dxa"/>
            <w:tcBorders/>
            <w:shd w:fill="FBC02D" w:val="clear"/>
            <w:vAlign w:val="center"/>
          </w:tcPr>
          <w:p>
            <w:pPr>
              <w:pStyle w:val="TableContents"/>
              <w:spacing w:lineRule="auto" w:line="276"/>
              <w:ind w:hanging="0" w:left="0" w:right="0"/>
              <w:rPr/>
            </w:pPr>
            <w:r>
              <w:rPr/>
              <w:t>Extended Data Retention (beyond 30 days)</w:t>
            </w:r>
          </w:p>
        </w:tc>
        <w:tc>
          <w:tcPr>
            <w:tcW w:w="1995" w:type="dxa"/>
            <w:tcBorders/>
            <w:shd w:fill="FBC02D" w:val="clear"/>
            <w:vAlign w:val="center"/>
          </w:tcPr>
          <w:p>
            <w:pPr>
              <w:pStyle w:val="TableContents"/>
              <w:spacing w:lineRule="auto" w:line="276"/>
              <w:ind w:hanging="0" w:left="0" w:right="0"/>
              <w:rPr/>
            </w:pPr>
            <w:r>
              <w:rPr/>
              <w:t>By written agreement</w:t>
            </w:r>
          </w:p>
        </w:tc>
        <w:tc>
          <w:tcPr>
            <w:tcW w:w="3101" w:type="dxa"/>
            <w:tcBorders/>
            <w:shd w:fill="FBC02D" w:val="clear"/>
            <w:vAlign w:val="center"/>
          </w:tcPr>
          <w:p>
            <w:pPr>
              <w:pStyle w:val="TableContents"/>
              <w:spacing w:lineRule="auto" w:line="276"/>
              <w:rPr/>
            </w:pPr>
            <w:r>
              <w:rPr/>
              <w:t>Subject to additional storage fee</w:t>
            </w:r>
          </w:p>
        </w:tc>
      </w:tr>
    </w:tbl>
    <w:p>
      <w:pPr>
        <w:pStyle w:val="BodyText"/>
        <w:spacing w:lineRule="auto" w:line="276"/>
        <w:ind w:hanging="0" w:left="0" w:right="0"/>
        <w:rPr>
          <w:rStyle w:val="Strong"/>
        </w:rPr>
      </w:pPr>
      <w:r>
        <w:rPr/>
      </w:r>
    </w:p>
    <w:p>
      <w:pPr>
        <w:pStyle w:val="BodyText"/>
        <w:spacing w:lineRule="auto" w:line="276"/>
        <w:ind w:hanging="0" w:left="0" w:right="0"/>
        <w:rPr/>
      </w:pPr>
      <w:r>
        <w:rPr>
          <w:rStyle w:val="Strong"/>
        </w:rPr>
        <w:t>Note</w:t>
      </w:r>
      <w:r>
        <w:rPr/>
        <w:t>: Fee amounts marked [R ___] are to be completed by the parties at execution. Module fees are subject to the annual escalation provisions of Section 3.3 of the Main Agreement.</w:t>
      </w:r>
    </w:p>
    <w:p>
      <w:pPr>
        <w:pStyle w:val="Heading3"/>
        <w:spacing w:lineRule="auto" w:line="276"/>
        <w:rPr/>
      </w:pPr>
      <w:r>
        <w:rPr>
          <w:rStyle w:val="Strong"/>
        </w:rPr>
        <w:t>H5. LIMITATION OF LIABILITY — IOT MONITOR MODULE</w:t>
      </w:r>
    </w:p>
    <w:p>
      <w:pPr>
        <w:pStyle w:val="BodyText"/>
        <w:ind w:hanging="0" w:left="0" w:right="0"/>
        <w:rPr/>
      </w:pPr>
      <w:r>
        <w:rPr/>
        <w:t>Notwithstanding Section 10 of the Main Agreement:</w:t>
      </w:r>
    </w:p>
    <w:p>
      <w:pPr>
        <w:pStyle w:val="BodyText"/>
        <w:ind w:hanging="0" w:left="0" w:right="0"/>
        <w:rPr/>
      </w:pPr>
      <w:r>
        <w:rPr/>
        <w:t>(a) The Provider’s total aggregate liability arising out of or in connection with the IoT Monitor Module shall not exceed the total IoT Monitor Module fees paid by the Client in the three (3) months immediately preceding the event giving rise to the claim.</w:t>
      </w:r>
    </w:p>
    <w:p>
      <w:pPr>
        <w:pStyle w:val="BodyText"/>
        <w:ind w:hanging="0" w:left="0" w:right="0"/>
        <w:rPr/>
      </w:pPr>
      <w:r>
        <w:rPr/>
        <w:t>(b) The Provider shall have no liability whatsoever, whether in contract, delict, or otherwise, for: (i) any inaccurate, delayed, incomplete, or missing sensor readings; (ii) any failure of the alert engine to generate or deliver notifications; (iii) any loss or damage arising from the Client’s reliance on the Platform as a primary or sole monitoring system; or (iv) any issue occurring outside the API Boundary.</w:t>
      </w:r>
    </w:p>
    <w:p>
      <w:pPr>
        <w:pStyle w:val="BodyText"/>
        <w:ind w:hanging="0" w:left="0" w:right="0"/>
        <w:rPr/>
      </w:pPr>
      <w:r>
        <w:rPr/>
        <w:t>(c) The Client indemnifies and holds the Provider harmless against any third-party claims, losses, or expenses (including legal costs) arising from the Client’s use of the Module in safety-critical applications or from the Client’s failure to maintain independent monitoring and emergency response procedures as required under Section H3(e).</w:t>
      </w:r>
    </w:p>
    <w:p>
      <w:pPr>
        <w:pStyle w:val="Heading3"/>
        <w:rPr/>
      </w:pPr>
      <w:r>
        <w:rPr>
          <w:rStyle w:val="Strong"/>
        </w:rPr>
        <w:t>H6. DATA RETENTION AND SOVEREIGNTY</w:t>
      </w:r>
    </w:p>
    <w:p>
      <w:pPr>
        <w:pStyle w:val="BodyText"/>
        <w:ind w:hanging="0" w:left="0" w:right="0"/>
        <w:rPr/>
      </w:pPr>
      <w:r>
        <w:rPr/>
        <w:t>(a) Raw IoT Device readings are retained for thirty (30) days, after which they are automatically downsampled to hourly averages and retained for twelve (12) months, unless extended retention is agreed in writing.</w:t>
        <w:br/>
        <w:t>(b) All IoT data is stored within the Provider’s infrastructure and is subject to the data sovereignty and POPIA provisions contained in Section 6 of the Main Agreement.</w:t>
        <w:br/>
        <w:t>(c) Upon termination of this Addendum or the Main Agreement, the Client may request a bulk export of all retained IoT data in CSV format within thirty (30) days, after which the data will be permanently deleted.</w:t>
      </w:r>
    </w:p>
    <w:p>
      <w:pPr>
        <w:pStyle w:val="Heading3"/>
        <w:rPr/>
      </w:pPr>
      <w:r>
        <w:rPr>
          <w:rStyle w:val="Strong"/>
        </w:rPr>
        <w:t>H7. SURVIVAL AND EFFECTIVE DATE</w:t>
      </w:r>
    </w:p>
    <w:p>
      <w:pPr>
        <w:pStyle w:val="BodyText"/>
        <w:ind w:hanging="0" w:left="0" w:right="0"/>
        <w:rPr/>
      </w:pPr>
      <w:r>
        <w:rPr/>
        <w:t>The limitation of liability provisions in Section H5 and the data retention and deletion obligations in Section H6 shall survive the termination or expiry of this Addendum. This Addendum commences on the Addendum Effective Date and shall continue for the duration of the Main Agreement unless terminated earlier by either party on thirty (30) days’ written notice.</w:t>
      </w:r>
    </w:p>
    <w:p>
      <w:pPr>
        <w:pStyle w:val="Heading3"/>
        <w:spacing w:lineRule="auto" w:line="276"/>
        <w:rPr>
          <w:rStyle w:val="Strong"/>
        </w:rPr>
      </w:pPr>
      <w:r>
        <w:rPr/>
      </w:r>
    </w:p>
    <w:p>
      <w:pPr>
        <w:pStyle w:val="HorizontalLine"/>
        <w:rPr>
          <w:rStyle w:val="Strong"/>
          <w:color w:val="3B5E8C"/>
        </w:rPr>
      </w:pPr>
      <w:r>
        <w:rPr>
          <w:color w:val="3B5E8C"/>
        </w:rPr>
      </w:r>
    </w:p>
    <w:p>
      <w:pPr>
        <w:pStyle w:val="BodyText"/>
        <w:ind w:hanging="0" w:left="0" w:right="0"/>
        <w:rPr/>
      </w:pPr>
      <w:r>
        <w:rPr>
          <w:rStyle w:val="Strong"/>
          <w:color w:val="3B5E8C"/>
        </w:rPr>
        <w:t>IN WITNESS WHEREOF</w:t>
      </w:r>
      <w:r>
        <w:rPr/>
        <w:t>, the parties have executed this Schedule H as of the Addendum Effective Date.</w:t>
      </w:r>
    </w:p>
    <w:p>
      <w:pPr>
        <w:pStyle w:val="BodyText"/>
        <w:ind w:hanging="0" w:left="0" w:right="0"/>
        <w:rPr>
          <w:rStyle w:val="Strong"/>
        </w:rPr>
      </w:pPr>
      <w:r>
        <w:rPr/>
      </w:r>
    </w:p>
    <w:p>
      <w:pPr>
        <w:pStyle w:val="BodyText"/>
        <w:ind w:hanging="0" w:left="0" w:right="0"/>
        <w:rPr/>
      </w:pPr>
      <w:r>
        <w:rPr>
          <w:rStyle w:val="Strong"/>
        </w:rPr>
        <w:t>NETBONES SOLUTIONS PTY LTD</w:t>
      </w:r>
      <w:r>
        <w:rPr/>
        <w:br/>
        <w:t>Signature: ___________________________</w:t>
        <w:br/>
        <w:t>Name &amp; Title: ___________________________</w:t>
        <w:br/>
        <w:t>Date: ___________________________</w:t>
      </w:r>
    </w:p>
    <w:p>
      <w:pPr>
        <w:pStyle w:val="BodyText"/>
        <w:ind w:hanging="0" w:left="0" w:right="0"/>
        <w:rPr>
          <w:rStyle w:val="Strong"/>
        </w:rPr>
      </w:pPr>
      <w:r>
        <w:rPr/>
      </w:r>
    </w:p>
    <w:p>
      <w:pPr>
        <w:pStyle w:val="BodyText"/>
        <w:ind w:hanging="0" w:left="0" w:right="0"/>
        <w:rPr/>
      </w:pPr>
      <w:r>
        <w:rPr>
          <w:rStyle w:val="Strong"/>
        </w:rPr>
        <w:t>SORALIA VILLAGE HOMEOWNERS ASSOCIATION</w:t>
        <w:br/>
        <w:t>Signature: ___________________________</w:t>
        <w:br/>
        <w:t>Name &amp; Title: ___________________________</w:t>
        <w:br/>
        <w:t>Date: ___________________________</w:t>
      </w:r>
    </w:p>
    <w:p>
      <w:pPr>
        <w:pStyle w:val="BodyText"/>
        <w:ind w:hanging="0" w:left="0" w:right="0"/>
        <w:rPr>
          <w:rStyle w:val="Strong"/>
        </w:rPr>
      </w:pPr>
      <w:r>
        <w:rPr/>
      </w:r>
    </w:p>
    <w:p>
      <w:pPr>
        <w:pStyle w:val="BodyText"/>
        <w:ind w:hanging="0" w:left="0" w:right="0"/>
        <w:rPr>
          <w:rStyle w:val="Strong"/>
        </w:rPr>
      </w:pPr>
      <w:r>
        <w:rPr/>
      </w:r>
    </w:p>
    <w:p>
      <w:pPr>
        <w:pStyle w:val="BodyText"/>
        <w:ind w:hanging="0" w:left="0" w:right="0"/>
        <w:rPr/>
      </w:pPr>
      <w:r>
        <w:rPr/>
      </w:r>
    </w:p>
    <w:p>
      <w:pPr>
        <w:pStyle w:val="Heading3"/>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t xml:space="preserve">—  </w:t>
      </w:r>
      <w:r>
        <w:rPr>
          <w:rFonts w:eastAsia="Arial" w:cs="Arial"/>
          <w:b/>
          <w:bCs/>
          <w:caps/>
          <w:color w:val="3B5E8C"/>
          <w:sz w:val="20"/>
          <w:szCs w:val="20"/>
        </w:rPr>
        <w:t>END OF AGREEMENT  —</w:t>
      </w:r>
    </w:p>
    <w:p>
      <w:pPr>
        <w:pStyle w:val="Normal"/>
        <w:spacing w:before="0" w:after="0"/>
        <w:jc w:val="center"/>
        <w:rPr>
          <w:rFonts w:eastAsia="Arial" w:cs="Arial"/>
          <w:b/>
          <w:bCs/>
          <w:i/>
          <w:i/>
          <w:iCs/>
          <w:caps/>
          <w:color w:val="3B5E8C"/>
          <w:sz w:val="16"/>
          <w:szCs w:val="16"/>
        </w:rPr>
      </w:pPr>
      <w:r>
        <w:rPr>
          <w:rFonts w:eastAsia="Arial" w:cs="Arial"/>
          <w:b/>
          <w:bCs/>
          <w:i/>
          <w:iCs/>
          <w:caps/>
          <w:color w:val="3B5E8C"/>
          <w:sz w:val="16"/>
          <w:szCs w:val="16"/>
        </w:rPr>
        <w:t>Netbones Solutions Pty Ltd  |  Soralia Village   |  SVD-2026-001</w:t>
      </w:r>
    </w:p>
    <w:p>
      <w:pPr>
        <w:pStyle w:val="Normal"/>
        <w:spacing w:before="0" w:after="120"/>
        <w:rPr/>
      </w:pPr>
      <w:r>
        <w:rPr/>
      </w:r>
    </w:p>
    <w:p>
      <w:pPr>
        <w:pStyle w:val="Normal"/>
        <w:spacing w:before="120" w:after="40"/>
        <w:jc w:val="center"/>
        <w:rPr>
          <w:rFonts w:eastAsia="Arial" w:cs="Arial"/>
          <w:b/>
          <w:bCs/>
          <w:i/>
          <w:i/>
          <w:iCs/>
          <w:caps/>
          <w:color w:val="3B5E8C"/>
          <w:sz w:val="16"/>
          <w:szCs w:val="16"/>
        </w:rPr>
      </w:pPr>
      <w:r>
        <w:rPr>
          <w:rFonts w:eastAsia="Arial" w:cs="Arial"/>
          <w:b/>
          <w:bCs/>
          <w:i/>
          <w:iCs/>
          <w:caps/>
          <w:color w:val="3B5E8C"/>
          <w:sz w:val="16"/>
          <w:szCs w:val="16"/>
        </w:rPr>
      </w:r>
    </w:p>
    <w:p>
      <w:pPr>
        <w:pStyle w:val="Normal"/>
        <w:spacing w:before="0" w:after="0"/>
        <w:jc w:val="center"/>
        <w:rPr>
          <w:rFonts w:eastAsia="Arial" w:cs="Arial"/>
          <w:i/>
          <w:i/>
          <w:iCs/>
          <w:color w:val="3B5E8C"/>
          <w:sz w:val="16"/>
          <w:szCs w:val="16"/>
        </w:rPr>
      </w:pPr>
      <w:r>
        <w:rPr>
          <w:rFonts w:eastAsia="Arial" w:cs="Arial"/>
          <w:i/>
          <w:iCs/>
          <w:color w:val="3B5E8C"/>
          <w:sz w:val="16"/>
          <w:szCs w:val="16"/>
        </w:rPr>
      </w:r>
    </w:p>
    <w:p>
      <w:pPr>
        <w:pStyle w:val="Normal"/>
        <w:spacing w:before="0" w:after="0"/>
        <w:jc w:val="center"/>
        <w:rPr>
          <w:rFonts w:eastAsia="Arial" w:cs="Arial"/>
          <w:i/>
          <w:i/>
          <w:iCs/>
          <w:color w:val="3B5E8C"/>
          <w:sz w:val="16"/>
          <w:szCs w:val="16"/>
        </w:rPr>
      </w:pPr>
      <w:r>
        <w:rPr>
          <w:rFonts w:eastAsia="Arial" w:cs="Arial"/>
          <w:i/>
          <w:iCs/>
          <w:color w:val="3B5E8C"/>
          <w:sz w:val="16"/>
          <w:szCs w:val="16"/>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260" w:gutter="0" w:header="708" w:top="1260" w:footer="708" w:bottom="1260"/>
      <w:pgNumType w:fmt="decimal"/>
      <w:formProt w:val="false"/>
      <w:textDirection w:val="lrTb"/>
      <w:docGrid w:type="default" w:linePitch="360" w:charSpace="8192"/>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laude" w:date="2026-05-17T11:17:13Z" w:initials="C">
    <w:p>
      <w:pPr>
        <w:overflowPunct w:val="true"/>
        <w:rPr/>
      </w:pPr>
      <w:r>
        <w:rPr>
          <w:rFonts w:ascii="Liberation Serif" w:hAnsi="Liberation Serif" w:eastAsia="DejaVu Sans" w:cs="Noto Sans Arabic UI"/>
          <w:color w:val="000000"/>
          <w:sz w:val="20"/>
          <w:szCs w:val="20"/>
          <w:lang w:val="en-US" w:eastAsia="en-US" w:bidi="en-US"/>
        </w:rPr>
        <w:t>CROSS-REFERENCE ERROR: This paragraph reads “In the event of any conflict between this Section 2.4 and Schedule D…” but this paragraph IS Section 2.5. The reference should be “this Section 2.5”.</w:t>
      </w:r>
    </w:p>
  </w:comment>
  <w:comment w:id="1" w:author="Claude" w:date="2026-05-17T11:17:13Z" w:initials="C">
    <w:p>
      <w:pPr>
        <w:overflowPunct w:val="true"/>
        <w:rPr/>
      </w:pPr>
      <w:r>
        <w:rPr>
          <w:rFonts w:ascii="Liberation Serif" w:hAnsi="Liberation Serif" w:eastAsia="DejaVu Sans" w:cs="Noto Sans Arabic UI"/>
          <w:color w:val="000000"/>
          <w:sz w:val="20"/>
          <w:szCs w:val="20"/>
          <w:lang w:val="en-US" w:eastAsia="en-US" w:bidi="en-US"/>
        </w:rPr>
        <w:t>TRADENAME OMISSION: The document makes no reference to the Provider’s platform brand “Netcomplex” or the trademark “Your Complex Connected” (TM pending). Section 8.1 should be expanded to explicitly assert ownership of these trade names and the pending trademark. Suggested addition after existing sentence: “Without limiting the foregoing, the Provider asserts ownership of the trade name 'Netcomplex' and the trademark 'Your Complex Connected' (trademark application pending), both of which are proprietary to the Provider. Nothing in this Agreement grants the Client any right to use the Provider's trade names, trademarks, or branding except as expressly set out in Section 8.3.”</w:t>
      </w:r>
    </w:p>
  </w:comment>
  <w:comment w:id="2" w:author="Claude" w:date="2026-05-17T11:17:13Z" w:initials="C">
    <w:p>
      <w:pPr>
        <w:overflowPunct w:val="true"/>
        <w:ind w:left="0" w:hanging="0"/>
        <w:rPr/>
      </w:pPr>
      <w:r>
        <w:rPr>
          <w:rFonts w:ascii="Liberation Serif" w:hAnsi="Liberation Serif" w:eastAsia="DejaVu Sans" w:cs="Noto Sans Arabic UI"/>
          <w:color w:val="000000"/>
          <w:sz w:val="20"/>
          <w:szCs w:val="20"/>
          <w:lang w:val="en-US" w:eastAsia="en-US" w:bidi="en-US"/>
        </w:rPr>
        <w:t>NUMBERING ERROR: Sections D3 and E3 are both titled “Variation of Section 2.4 Restrictions” but Section 2.4 governs the Community Domain, not restrictions. The restrictions are in Section 2.5. Heading and body text should read “Variation of Section 2.5 Restrictions”.</w:t>
      </w:r>
    </w:p>
  </w:comment>
  <w:comment w:id="3" w:author="Claude" w:date="2026-05-17T11:17:13Z" w:initials="C">
    <w:p>
      <w:pPr>
        <w:overflowPunct w:val="true"/>
        <w:ind w:left="0" w:hanging="0"/>
        <w:rPr/>
      </w:pPr>
      <w:r>
        <w:rPr>
          <w:rFonts w:ascii="Liberation Serif" w:hAnsi="Liberation Serif" w:eastAsia="DejaVu Sans" w:cs="Noto Sans Arabic UI"/>
          <w:color w:val="000000"/>
          <w:sz w:val="20"/>
          <w:szCs w:val="20"/>
          <w:lang w:val="en-US" w:eastAsia="en-US" w:bidi="en-US"/>
        </w:rPr>
        <w:t>SCHEDULE NUMBERING ERROR: These sections are numbered “C4.6", “C4.7" etc. but they appear in Schedule D (not Schedule C). They should be numbered “D5.3", “D5.4" etc. (continuing from D5.2) or renumbered as “D6", “D7" etc. to avoid confusion with Schedule C (Acceptable Use Policy).</w:t>
      </w:r>
    </w:p>
  </w:comment>
  <w:comment w:id="4" w:author="Claude" w:date="2026-05-17T11:17:13Z" w:initials="C">
    <w:p>
      <w:pPr>
        <w:overflowPunct w:val="true"/>
        <w:ind w:left="0" w:hanging="0"/>
        <w:rPr/>
      </w:pPr>
      <w:r>
        <w:rPr>
          <w:rFonts w:ascii="Liberation Serif" w:hAnsi="Liberation Serif" w:eastAsia="DejaVu Sans" w:cs="Noto Sans Arabic UI"/>
          <w:color w:val="000000"/>
          <w:sz w:val="20"/>
          <w:szCs w:val="20"/>
          <w:lang w:val="en-US" w:eastAsia="en-US" w:bidi="en-US"/>
        </w:rPr>
        <w:t>DUPLICATE SECTION NUMBER: There are two sections both titled “D8” in Schedule D — “D8 — Provider's Role in Marketplace” and “D8 — Effective Date of this Addendum”. The second should be renumbered “D12 — Effective Date of this Addendum” (or the next sequential number after D11).</w:t>
      </w:r>
    </w:p>
  </w:comment>
  <w:comment w:id="5" w:author="Claude" w:date="2026-05-17T11:17:13Z" w:initials="C">
    <w:p>
      <w:pPr>
        <w:overflowPunct w:val="true"/>
        <w:ind w:left="0" w:hanging="0"/>
        <w:rPr/>
      </w:pPr>
      <w:r>
        <w:rPr>
          <w:rFonts w:ascii="Liberation Serif" w:hAnsi="Liberation Serif" w:eastAsia="DejaVu Sans" w:cs="Noto Sans Arabic UI"/>
          <w:color w:val="000000"/>
          <w:sz w:val="20"/>
          <w:szCs w:val="20"/>
          <w:lang w:val="en-US" w:eastAsia="en-US" w:bidi="en-US"/>
        </w:rPr>
        <w:t>DUPLICATE SECTION NUMBER: There are two sections both titled “E8” in Schedule E — “E8 — Provider's Role in Agent Marketplace” and “E8 — Effective Date of this Addendum”. The second should be renumbered “E11 — Effective Date of this Addendum” (or the next sequential number after E10).</w:t>
      </w:r>
    </w:p>
  </w:comment>
  <w:comment w:id="6" w:author="Claude" w:date="2026-05-17T11:17:14Z" w:initials="C">
    <w:p>
      <w:pPr>
        <w:overflowPunct w:val="true"/>
        <w:rPr/>
      </w:pPr>
      <w:r>
        <w:rPr>
          <w:rFonts w:ascii="Liberation Serif" w:hAnsi="Liberation Serif" w:eastAsia="DejaVu Sans" w:cs="Noto Sans Arabic UI"/>
          <w:color w:val="000000"/>
          <w:sz w:val="20"/>
          <w:szCs w:val="20"/>
          <w:lang w:val="en-US" w:eastAsia="en-US" w:bidi="en-US"/>
        </w:rPr>
        <w:t>CALCULATION ERROR: The worked example states “Provider Profit Share (30% of surplus)” but Table 2 of the Revenue Split Schedule shows the Provider Profit Share for Transaction Facilitation Fee is 25% of Distributable Surplus (not 30%). This should read “Provider Profit Share (25% of surplus)" and the amount should be R125.00 (R500 × 25%), with the HOA Share at 35% = R175.00 and CBF Share at 20% = R100.00. The current figures do not sum correctly with Table 2.</w:t>
      </w:r>
    </w:p>
  </w:comment>
  <w:comment w:id="7" w:author="Claude" w:date="2026-05-17T11:19:40Z" w:initials="C">
    <w:p>
      <w:pPr>
        <w:overflowPunct w:val="true"/>
        <w:rPr/>
      </w:pPr>
      <w:r>
        <w:rPr>
          <w:rFonts w:ascii="Liberation Serif" w:hAnsi="Liberation Serif" w:eastAsia="DejaVu Sans" w:cs="Noto Sans Arabic UI"/>
          <w:color w:val="000000"/>
          <w:sz w:val="20"/>
          <w:szCs w:val="20"/>
          <w:lang w:val="en-US" w:eastAsia="en-US" w:bidi="en-US"/>
        </w:rPr>
        <w:t>CALCULATION ERROR: This row shows “HOA Share (50% of surplus)" and R500 × 50% = R250, but Table 2 shows the HOA Share for Transaction Facilitation Fee is 35% of Distributable Surplus = R175. Additionally, Table 2 includes a “Resident Data Share" column (20%) which is absent from this worked example entirely. The example needs to be corrected to show all four distribution parties: Provider 25% (R125), HOA 35% (R175), CBF 20% (R100), Resident Data Share 20% (R100). Total = R500.</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BFDBFE"/>
      </w:pBdr>
      <w:spacing w:before="0" w:after="120"/>
      <w:rPr/>
    </w:pPr>
    <w:r>
      <w:rPr/>
    </w:r>
  </w:p>
  <w:p>
    <w:pPr>
      <w:pStyle w:val="Normal"/>
      <w:tabs>
        <w:tab w:val="clear" w:pos="720"/>
        <w:tab w:val="center" w:pos="4860" w:leader="none"/>
        <w:tab w:val="right" w:pos="9720" w:leader="none"/>
      </w:tabs>
      <w:spacing w:before="60" w:after="0"/>
      <w:rPr/>
    </w:pPr>
    <w:r>
      <w:rPr>
        <w:rFonts w:eastAsia="Arial" w:cs="Arial"/>
        <w:color w:val="3B5E8C"/>
        <w:sz w:val="16"/>
        <w:szCs w:val="16"/>
      </w:rPr>
      <w:t xml:space="preserve">Confidential — </w:t>
    </w:r>
    <w:r>
      <w:rPr>
        <w:rFonts w:eastAsia="Arial" w:cs="Arial"/>
        <w:b/>
        <w:bCs/>
        <w:color w:val="3B5E8C"/>
        <w:sz w:val="16"/>
        <w:szCs w:val="16"/>
      </w:rPr>
      <w:t>Netbones Solutions</w:t>
    </w:r>
    <w:r>
      <w:rPr>
        <w:rFonts w:eastAsia="Arial" w:cs="Arial"/>
        <w:color w:val="3B5E8C"/>
        <w:sz w:val="16"/>
        <w:szCs w:val="16"/>
      </w:rPr>
      <w:t xml:space="preserve"> Pty Ltd 2020/462646/07</w:t>
    </w:r>
    <w:r>
      <w:rPr>
        <w:rFonts w:eastAsia="Arial" w:cs="Arial"/>
        <w:sz w:val="16"/>
        <w:szCs w:val="16"/>
      </w:rPr>
      <w:tab/>
    </w:r>
    <w:r>
      <w:rPr>
        <w:rFonts w:eastAsia="Arial" w:cs="Arial"/>
        <w:color w:val="3B5E8C"/>
        <w:sz w:val="16"/>
        <w:szCs w:val="16"/>
      </w:rPr>
      <w:tab/>
      <w:t xml:space="preserve">Page </w:t>
    </w:r>
    <w:r>
      <w:rPr/>
      <w:fldChar w:fldCharType="begin"/>
    </w:r>
    <w:r>
      <w:rPr/>
      <w:instrText xml:space="preserve"> PAGE </w:instrText>
    </w:r>
    <w:r>
      <w:rPr/>
      <w:fldChar w:fldCharType="separate"/>
    </w:r>
    <w:r>
      <w:rPr/>
      <w:t>56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BFDBFE"/>
      </w:pBdr>
      <w:spacing w:before="0" w:after="120"/>
      <w:rPr/>
    </w:pPr>
    <w:r>
      <w:rPr/>
    </w:r>
  </w:p>
  <w:p>
    <w:pPr>
      <w:pStyle w:val="Normal"/>
      <w:tabs>
        <w:tab w:val="clear" w:pos="720"/>
        <w:tab w:val="center" w:pos="4860" w:leader="none"/>
        <w:tab w:val="right" w:pos="9720" w:leader="none"/>
      </w:tabs>
      <w:spacing w:before="60" w:after="0"/>
      <w:rPr/>
    </w:pPr>
    <w:r>
      <w:rPr>
        <w:rFonts w:eastAsia="Arial" w:cs="Arial"/>
        <w:color w:val="3B5E8C"/>
        <w:sz w:val="16"/>
        <w:szCs w:val="16"/>
      </w:rPr>
      <w:t xml:space="preserve">Confidential — </w:t>
    </w:r>
    <w:r>
      <w:rPr>
        <w:rFonts w:eastAsia="Arial" w:cs="Arial"/>
        <w:b/>
        <w:bCs/>
        <w:color w:val="3B5E8C"/>
        <w:sz w:val="16"/>
        <w:szCs w:val="16"/>
      </w:rPr>
      <w:t>Netbones Solutions</w:t>
    </w:r>
    <w:r>
      <w:rPr>
        <w:rFonts w:eastAsia="Arial" w:cs="Arial"/>
        <w:color w:val="3B5E8C"/>
        <w:sz w:val="16"/>
        <w:szCs w:val="16"/>
      </w:rPr>
      <w:t xml:space="preserve"> Pty Ltd 2020/462646/07</w:t>
    </w:r>
    <w:r>
      <w:rPr>
        <w:rFonts w:eastAsia="Arial" w:cs="Arial"/>
        <w:sz w:val="16"/>
        <w:szCs w:val="16"/>
      </w:rPr>
      <w:tab/>
    </w:r>
    <w:r>
      <w:rPr>
        <w:rFonts w:eastAsia="Arial" w:cs="Arial"/>
        <w:color w:val="3B5E8C"/>
        <w:sz w:val="16"/>
        <w:szCs w:val="16"/>
      </w:rPr>
      <w:tab/>
      <w:t xml:space="preserve">Page </w:t>
    </w:r>
    <w:r>
      <w:rPr/>
      <w:fldChar w:fldCharType="begin"/>
    </w:r>
    <w:r>
      <w:rPr/>
      <w:instrText xml:space="preserve"> PAGE </w:instrText>
    </w:r>
    <w:r>
      <w:rPr/>
      <w:fldChar w:fldCharType="separate"/>
    </w:r>
    <w:r>
      <w:rPr/>
      <w:t>56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80"/>
      <w:rPr>
        <w:rFonts w:eastAsia="Arial" w:cs="Arial"/>
        <w:b/>
        <w:bCs/>
        <w:color w:val="3B5E8C"/>
        <w:sz w:val="16"/>
        <w:szCs w:val="16"/>
      </w:rPr>
    </w:pPr>
    <w:r>
      <w:rPr>
        <w:rFonts w:eastAsia="Arial" w:cs="Arial"/>
        <w:b/>
        <w:bCs/>
        <w:color w:val="3B5E8C"/>
        <w:sz w:val="16"/>
        <w:szCs w:val="16"/>
      </w:rPr>
      <w:t xml:space="preserve">NETBONES NETCOMPLEX PLATFORM  |  SAAS LICENSE AGREEMENT </w:t>
    </w:r>
    <w:r>
      <w:drawing>
        <wp:anchor behindDoc="1" distT="0" distB="0" distL="0" distR="0" simplePos="0" locked="0" layoutInCell="0" allowOverlap="1" relativeHeight="57">
          <wp:simplePos x="0" y="0"/>
          <wp:positionH relativeFrom="column">
            <wp:posOffset>5350510</wp:posOffset>
          </wp:positionH>
          <wp:positionV relativeFrom="paragraph">
            <wp:posOffset>-207010</wp:posOffset>
          </wp:positionV>
          <wp:extent cx="995680" cy="5607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tretch>
                    <a:fillRect/>
                  </a:stretch>
                </pic:blipFill>
                <pic:spPr bwMode="auto">
                  <a:xfrm>
                    <a:off x="0" y="0"/>
                    <a:ext cx="995680" cy="560705"/>
                  </a:xfrm>
                  <a:prstGeom prst="rect">
                    <a:avLst/>
                  </a:prstGeom>
                </pic:spPr>
              </pic:pic>
            </a:graphicData>
          </a:graphic>
        </wp:anchor>
      </w:drawing>
    </w:r>
    <w:r>
      <w:rPr>
        <w:rFonts w:eastAsia="Arial" w:cs="Arial"/>
        <w:b/>
        <w:bCs/>
        <w:color w:val="3B5E8C"/>
        <w:sz w:val="16"/>
        <w:szCs w:val="16"/>
      </w:rPr>
      <w:t xml:space="preserve">| SORALIA VILLAGE </w:t>
    </w:r>
  </w:p>
  <w:p>
    <w:pPr>
      <w:pStyle w:val="Normal"/>
      <w:pBdr>
        <w:bottom w:val="single" w:sz="6" w:space="1" w:color="BFDBFE"/>
      </w:pBdr>
      <w:spacing w:before="0" w:after="12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80"/>
      <w:rPr>
        <w:rFonts w:eastAsia="Arial" w:cs="Arial"/>
        <w:b/>
        <w:bCs/>
        <w:color w:val="3B5E8C"/>
        <w:sz w:val="16"/>
        <w:szCs w:val="16"/>
      </w:rPr>
    </w:pPr>
    <w:r>
      <w:rPr>
        <w:rFonts w:eastAsia="Arial" w:cs="Arial"/>
        <w:b/>
        <w:bCs/>
        <w:color w:val="3B5E8C"/>
        <w:sz w:val="16"/>
        <w:szCs w:val="16"/>
      </w:rPr>
      <w:t xml:space="preserve">NETBONES NETCOMPLEX PLATFORM  |  SAAS LICENSE AGREEMENT </w:t>
    </w:r>
    <w:r>
      <w:drawing>
        <wp:anchor behindDoc="1" distT="0" distB="0" distL="0" distR="0" simplePos="0" locked="0" layoutInCell="0" allowOverlap="1" relativeHeight="57">
          <wp:simplePos x="0" y="0"/>
          <wp:positionH relativeFrom="column">
            <wp:posOffset>5350510</wp:posOffset>
          </wp:positionH>
          <wp:positionV relativeFrom="paragraph">
            <wp:posOffset>-207010</wp:posOffset>
          </wp:positionV>
          <wp:extent cx="995680" cy="56070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
                  <a:stretch>
                    <a:fillRect/>
                  </a:stretch>
                </pic:blipFill>
                <pic:spPr bwMode="auto">
                  <a:xfrm>
                    <a:off x="0" y="0"/>
                    <a:ext cx="995680" cy="560705"/>
                  </a:xfrm>
                  <a:prstGeom prst="rect">
                    <a:avLst/>
                  </a:prstGeom>
                </pic:spPr>
              </pic:pic>
            </a:graphicData>
          </a:graphic>
        </wp:anchor>
      </w:drawing>
    </w:r>
    <w:r>
      <w:rPr>
        <w:rFonts w:eastAsia="Arial" w:cs="Arial"/>
        <w:b/>
        <w:bCs/>
        <w:color w:val="3B5E8C"/>
        <w:sz w:val="16"/>
        <w:szCs w:val="16"/>
      </w:rPr>
      <w:t xml:space="preserve">| SORALIA VILLAGE </w:t>
    </w:r>
  </w:p>
  <w:p>
    <w:pPr>
      <w:pStyle w:val="Normal"/>
      <w:pBdr>
        <w:bottom w:val="single" w:sz="6" w:space="1" w:color="BFDBFE"/>
      </w:pBdr>
      <w:spacing w:before="0" w:after="12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8"/>
    <w:lvlOverride w:ilvl="0">
      <w:startOverride w:val="1"/>
    </w:lvlOverride>
  </w:num>
  <w:num w:numId="76">
    <w:abstractNumId w:val="8"/>
  </w:num>
  <w:num w:numId="77">
    <w:abstractNumId w:val="8"/>
  </w:num>
  <w:num w:numId="78">
    <w:abstractNumId w:val="8"/>
  </w:num>
  <w:num w:numId="79">
    <w:abstractNumId w:val="8"/>
  </w:num>
  <w:num w:numId="80">
    <w:abstractNumId w:val="8"/>
  </w:num>
  <w:num w:numId="81">
    <w:abstractNumId w:val="8"/>
  </w:num>
  <w:num w:numId="82">
    <w:abstractNumId w:val="8"/>
  </w:num>
  <w:num w:numId="83">
    <w:abstractNumId w:val="8"/>
  </w:num>
  <w:num w:numId="84">
    <w:abstractNumId w:val="8"/>
  </w:num>
  <w:num w:numId="85">
    <w:abstractNumId w:val="8"/>
  </w:num>
  <w:num w:numId="86">
    <w:abstractNumId w:val="8"/>
  </w:num>
  <w:num w:numId="87">
    <w:abstractNumId w:val="8"/>
  </w:num>
  <w:num w:numId="88">
    <w:abstractNumId w:val="8"/>
  </w:num>
  <w:num w:numId="89">
    <w:abstractNumId w:val="8"/>
  </w:num>
  <w:num w:numId="90">
    <w:abstractNumId w:val="8"/>
  </w:num>
  <w:num w:numId="91">
    <w:abstractNumId w:val="8"/>
  </w:num>
  <w:num w:numId="92">
    <w:abstractNumId w:val="8"/>
  </w:num>
  <w:num w:numId="93">
    <w:abstractNumId w:val="8"/>
  </w:num>
  <w:num w:numId="94">
    <w:abstractNumId w:val="8"/>
  </w:num>
  <w:num w:numId="95">
    <w:abstractNumId w:val="8"/>
  </w:num>
  <w:num w:numId="96">
    <w:abstractNumId w:val="8"/>
  </w:num>
  <w:num w:numId="97">
    <w:abstractNumId w:val="8"/>
  </w:num>
  <w:num w:numId="98">
    <w:abstractNumId w:val="8"/>
  </w:num>
  <w:num w:numId="99">
    <w:abstractNumId w:val="8"/>
  </w:num>
  <w:num w:numId="100">
    <w:abstractNumId w:val="8"/>
  </w:num>
  <w:num w:numId="101">
    <w:abstractNumId w:val="8"/>
  </w:num>
  <w:num w:numId="102">
    <w:abstractNumId w:val="8"/>
  </w:num>
  <w:num w:numId="103">
    <w:abstractNumId w:val="8"/>
  </w:num>
  <w:num w:numId="104">
    <w:abstractNumId w:val="8"/>
  </w:num>
  <w:num w:numId="105">
    <w:abstractNumId w:val="8"/>
  </w:num>
  <w:num w:numId="106">
    <w:abstractNumId w:val="8"/>
  </w:num>
  <w:num w:numId="107">
    <w:abstractNumId w:val="8"/>
  </w:num>
  <w:num w:numId="108">
    <w:abstractNumId w:val="8"/>
  </w:num>
  <w:num w:numId="109">
    <w:abstractNumId w:val="8"/>
  </w:num>
  <w:num w:numId="110">
    <w:abstractNumId w:val="8"/>
  </w:num>
  <w:num w:numId="111">
    <w:abstractNumId w:val="8"/>
  </w:num>
  <w:num w:numId="112">
    <w:abstractNumId w:val="8"/>
  </w:num>
  <w:num w:numId="113">
    <w:abstractNumId w:val="8"/>
  </w:num>
  <w:num w:numId="114">
    <w:abstractNumId w:val="8"/>
  </w:num>
  <w:num w:numId="115">
    <w:abstractNumId w:val="8"/>
  </w:num>
  <w:num w:numId="116">
    <w:abstractNumId w:val="8"/>
  </w:num>
  <w:num w:numId="117">
    <w:abstractNumId w:val="8"/>
  </w:num>
  <w:num w:numId="118">
    <w:abstractNumId w:val="8"/>
  </w:num>
  <w:num w:numId="119">
    <w:abstractNumId w:val="8"/>
  </w:num>
  <w:num w:numId="120">
    <w:abstractNumId w:val="8"/>
  </w:num>
  <w:num w:numId="121">
    <w:abstractNumId w:val="8"/>
  </w:num>
  <w:num w:numId="122">
    <w:abstractNumId w:val="8"/>
  </w:num>
  <w:num w:numId="123">
    <w:abstractNumId w:val="8"/>
  </w:num>
  <w:num w:numId="124">
    <w:abstractNumId w:val="8"/>
  </w:num>
  <w:num w:numId="125">
    <w:abstractNumId w:val="8"/>
  </w:num>
  <w:num w:numId="126">
    <w:abstractNumId w:val="8"/>
  </w:num>
  <w:num w:numId="127">
    <w:abstractNumId w:val="8"/>
  </w:num>
  <w:num w:numId="128">
    <w:abstractNumId w:val="8"/>
  </w:num>
  <w:num w:numId="129">
    <w:abstractNumId w:val="8"/>
  </w:num>
  <w:num w:numId="130">
    <w:abstractNumId w:val="8"/>
  </w:num>
  <w:num w:numId="131">
    <w:abstractNumId w:val="8"/>
  </w:num>
  <w:num w:numId="132">
    <w:abstractNumId w:val="8"/>
  </w:num>
  <w:num w:numId="133">
    <w:abstractNumId w:val="8"/>
  </w:num>
  <w:num w:numId="134">
    <w:abstractNumId w:val="8"/>
  </w:num>
  <w:num w:numId="135">
    <w:abstractNumId w:val="8"/>
  </w:num>
  <w:num w:numId="136">
    <w:abstractNumId w:val="8"/>
  </w:num>
  <w:num w:numId="137">
    <w:abstractNumId w:val="8"/>
  </w:num>
  <w:num w:numId="138">
    <w:abstractNumId w:val="1"/>
    <w:lvlOverride w:ilvl="0">
      <w:startOverride w:val="1"/>
    </w:lvlOverride>
  </w:num>
</w:numbering>
</file>

<file path=word/settings.xml><?xml version="1.0" encoding="utf-8"?>
<w:settings xmlns:w="http://schemas.openxmlformats.org/wordprocessingml/2006/main">
  <w:zoom w:percent="150"/>
  <w:revisionView w:insDel="0" w:formatting="0"/>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E293B"/>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Arial" w:hAnsi="Arial" w:eastAsia="Arial" w:cs="Arial"/>
      <w:color w:val="1E293B"/>
      <w:kern w:val="0"/>
      <w:sz w:val="20"/>
      <w:szCs w:val="20"/>
      <w:lang w:val="en-US" w:eastAsia="zh-CN" w:bidi="hi-IN"/>
    </w:rPr>
  </w:style>
  <w:style w:type="paragraph" w:styleId="Heading1">
    <w:name w:val="Heading 1"/>
    <w:basedOn w:val="Heading"/>
    <w:qFormat/>
    <w:pPr>
      <w:numPr>
        <w:ilvl w:val="0"/>
        <w:numId w:val="0"/>
      </w:numPr>
      <w:spacing w:before="360" w:after="120"/>
      <w:outlineLvl w:val="0"/>
    </w:pPr>
    <w:rPr>
      <w:rFonts w:ascii="Arial" w:hAnsi="Arial" w:eastAsia="Arial" w:cs="Arial"/>
      <w:b/>
      <w:bCs/>
      <w:color w:val="1A2E44"/>
      <w:sz w:val="28"/>
      <w:szCs w:val="28"/>
    </w:rPr>
  </w:style>
  <w:style w:type="paragraph" w:styleId="Heading2">
    <w:name w:val="Heading 2"/>
    <w:basedOn w:val="Heading"/>
    <w:qFormat/>
    <w:pPr>
      <w:numPr>
        <w:ilvl w:val="0"/>
        <w:numId w:val="0"/>
      </w:numPr>
      <w:spacing w:before="240" w:after="80"/>
      <w:outlineLvl w:val="1"/>
    </w:pPr>
    <w:rPr>
      <w:rFonts w:ascii="Arial" w:hAnsi="Arial" w:eastAsia="Arial" w:cs="Arial"/>
      <w:b/>
      <w:bCs/>
      <w:color w:val="3B5E8C"/>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qFormat/>
    <w:rPr>
      <w:sz w:val="20"/>
      <w:szCs w:val="20"/>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character" w:styleId="LineNumber">
    <w:name w:val="Line Number"/>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overflowPunct w:val="false"/>
      <w:bidi w:val="0"/>
      <w:spacing w:before="0" w:after="0"/>
      <w:jc w:val="left"/>
    </w:pPr>
    <w:rPr>
      <w:rFonts w:ascii="Arial" w:hAnsi="Arial" w:eastAsia="Arial" w:cs="Arial"/>
      <w:b/>
      <w:bCs/>
      <w:color w:val="1E293B"/>
      <w:kern w:val="0"/>
      <w:sz w:val="20"/>
      <w:szCs w:val="20"/>
      <w:lang w:val="en-US" w:eastAsia="zh-CN" w:bidi="hi-IN"/>
    </w:rPr>
  </w:style>
  <w:style w:type="paragraph" w:styleId="ListParagraph">
    <w:name w:val="List Paragraph"/>
    <w:qFormat/>
    <w:pPr>
      <w:widowControl/>
      <w:suppressAutoHyphens w:val="true"/>
      <w:overflowPunct w:val="false"/>
      <w:bidi w:val="0"/>
      <w:spacing w:before="0" w:after="0"/>
      <w:jc w:val="left"/>
    </w:pPr>
    <w:rPr>
      <w:rFonts w:ascii="Arial" w:hAnsi="Arial" w:eastAsia="Arial" w:cs="Arial"/>
      <w:color w:val="1E293B"/>
      <w:kern w:val="0"/>
      <w:sz w:val="20"/>
      <w:szCs w:val="20"/>
      <w:lang w:val="en-US"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link w:val="EndnoteTextChar"/>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486</TotalTime>
  <Application>LibreOffice/24.2.7.2$Linux_X86_64 LibreOffice_project/420$Build-2</Application>
  <AppVersion>15.0000</AppVersion>
  <Pages>56</Pages>
  <Words>17565</Words>
  <Characters>101363</Characters>
  <CharactersWithSpaces>118706</CharactersWithSpaces>
  <Paragraphs>1118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2026-03-30T07:26:31Z</dcterms:created>
  <dc:creator>Un-named</dc:creator>
  <dc:description/>
  <dc:language>en-US</dc:language>
  <cp:lastModifiedBy/>
  <cp:lastPrinted>2026-05-18T10:19:28Z</cp:lastPrinted>
  <dcterms:modified xsi:type="dcterms:W3CDTF">2026-05-18T15:25:42Z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file>